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0D4871" w:rsidRDefault="00E310E2" w:rsidP="000D4871">
      <w:pPr>
        <w:spacing w:after="0" w:line="240" w:lineRule="auto"/>
        <w:jc w:val="center"/>
        <w:rPr>
          <w:rFonts w:ascii="Consolas" w:eastAsia="Times New Roman" w:hAnsi="Consolas" w:cs="Times New Roman"/>
          <w:b/>
          <w:color w:val="000000"/>
          <w:sz w:val="36"/>
          <w:szCs w:val="24"/>
        </w:rPr>
      </w:pPr>
      <w:r w:rsidRPr="00E310E2">
        <w:rPr>
          <w:rFonts w:ascii="Consolas" w:eastAsia="Times New Roman" w:hAnsi="Consolas" w:cs="Times New Roman"/>
          <w:b/>
          <w:color w:val="000000"/>
          <w:sz w:val="36"/>
          <w:szCs w:val="24"/>
        </w:rPr>
        <w:t>Stilting Components to a PCB</w:t>
      </w:r>
    </w:p>
    <w:p w:rsidR="000F43EA" w:rsidRDefault="000F43EA" w:rsidP="000D4871">
      <w:pPr>
        <w:spacing w:after="0" w:line="240" w:lineRule="auto"/>
        <w:jc w:val="center"/>
        <w:rPr>
          <w:rFonts w:ascii="Consolas" w:eastAsia="Times New Roman" w:hAnsi="Consolas" w:cs="Times New Roman"/>
          <w:b/>
          <w:color w:val="000000"/>
          <w:szCs w:val="24"/>
        </w:rPr>
      </w:pPr>
      <w:r>
        <w:rPr>
          <w:rFonts w:ascii="Consolas" w:eastAsia="Times New Roman" w:hAnsi="Consolas" w:cs="Times New Roman"/>
          <w:b/>
          <w:color w:val="000000"/>
          <w:szCs w:val="24"/>
        </w:rPr>
        <w:t>Jazmin Villegas</w:t>
      </w:r>
    </w:p>
    <w:p w:rsidR="000F43EA" w:rsidRPr="000F43EA" w:rsidRDefault="000F43EA" w:rsidP="000D4871">
      <w:pPr>
        <w:spacing w:after="0" w:line="240" w:lineRule="auto"/>
        <w:jc w:val="center"/>
        <w:rPr>
          <w:rFonts w:ascii="Consolas" w:eastAsia="Times New Roman" w:hAnsi="Consolas" w:cs="Times New Roman"/>
          <w:b/>
          <w:color w:val="000000"/>
          <w:szCs w:val="24"/>
        </w:rPr>
      </w:pPr>
      <w:r>
        <w:rPr>
          <w:rFonts w:ascii="Consolas" w:eastAsia="Times New Roman" w:hAnsi="Consolas" w:cs="Times New Roman"/>
          <w:b/>
          <w:color w:val="000000"/>
          <w:szCs w:val="24"/>
        </w:rPr>
        <w:t xml:space="preserve"> California Plug Load Research Center</w:t>
      </w:r>
    </w:p>
    <w:p w:rsidR="00924A59" w:rsidRPr="00E310E2" w:rsidRDefault="00924A59" w:rsidP="00E310E2">
      <w:pPr>
        <w:spacing w:after="0" w:line="240" w:lineRule="auto"/>
        <w:jc w:val="center"/>
        <w:rPr>
          <w:rFonts w:ascii="Consolas" w:eastAsia="Times New Roman" w:hAnsi="Consolas" w:cs="Times New Roman"/>
          <w:b/>
          <w:sz w:val="36"/>
          <w:szCs w:val="24"/>
        </w:rPr>
      </w:pPr>
    </w:p>
    <w:p w:rsidR="00E310E2" w:rsidRPr="00E310E2" w:rsidRDefault="00E310E2" w:rsidP="00E310E2">
      <w:pPr>
        <w:pStyle w:val="ListParagraph"/>
        <w:numPr>
          <w:ilvl w:val="0"/>
          <w:numId w:val="1"/>
          <w:numberingChange w:id="0" w:author="Michael Klopfer" w:date="2016-10-27T12:12:00Z" w:original="%1:1:0:."/>
        </w:numPr>
        <w:spacing w:after="0" w:line="240" w:lineRule="auto"/>
        <w:rPr>
          <w:rFonts w:eastAsia="Times New Roman" w:cs="Times New Roman"/>
          <w:b/>
          <w:sz w:val="28"/>
          <w:szCs w:val="24"/>
        </w:rPr>
      </w:pPr>
      <w:r w:rsidRPr="00E310E2">
        <w:rPr>
          <w:rFonts w:eastAsia="Times New Roman" w:cs="Times New Roman"/>
          <w:b/>
          <w:color w:val="000000"/>
          <w:sz w:val="28"/>
          <w:szCs w:val="24"/>
        </w:rPr>
        <w:t xml:space="preserve">What is stilting? </w:t>
      </w:r>
    </w:p>
    <w:p w:rsidR="00E310E2" w:rsidRPr="00924A59" w:rsidRDefault="00E310E2" w:rsidP="00924A59">
      <w:pPr>
        <w:pStyle w:val="ListParagraph"/>
        <w:spacing w:after="0" w:line="240" w:lineRule="auto"/>
        <w:ind w:left="1440"/>
        <w:rPr>
          <w:rFonts w:eastAsia="Times New Roman" w:cs="Times New Roman"/>
          <w:b/>
          <w:szCs w:val="24"/>
        </w:rPr>
      </w:pPr>
      <w:r w:rsidRPr="00E310E2">
        <w:rPr>
          <w:rFonts w:eastAsia="Times New Roman" w:cs="Times New Roman"/>
          <w:color w:val="000000"/>
          <w:szCs w:val="24"/>
        </w:rPr>
        <w:t>Stilting is the proc</w:t>
      </w:r>
      <w:r w:rsidR="00D22813">
        <w:rPr>
          <w:rFonts w:eastAsia="Times New Roman" w:cs="Times New Roman"/>
          <w:color w:val="000000"/>
          <w:szCs w:val="24"/>
        </w:rPr>
        <w:t>ess of attaching/soldering</w:t>
      </w:r>
      <w:r w:rsidRPr="00E310E2">
        <w:rPr>
          <w:rFonts w:eastAsia="Times New Roman" w:cs="Times New Roman"/>
          <w:color w:val="000000"/>
          <w:szCs w:val="24"/>
        </w:rPr>
        <w:t xml:space="preserve"> legs to a component in order to elevating th</w:t>
      </w:r>
      <w:r w:rsidR="00D22813">
        <w:rPr>
          <w:rFonts w:eastAsia="Times New Roman" w:cs="Times New Roman"/>
          <w:color w:val="000000"/>
          <w:szCs w:val="24"/>
        </w:rPr>
        <w:t>e component by a desired height.</w:t>
      </w:r>
      <w:ins w:id="1" w:author="Michael Klopfer" w:date="2016-10-27T12:12:00Z">
        <w:r w:rsidR="00F30A36">
          <w:rPr>
            <w:rFonts w:eastAsia="Times New Roman" w:cs="Times New Roman"/>
            <w:color w:val="000000"/>
            <w:szCs w:val="24"/>
          </w:rPr>
          <w:t xml:space="preserve">  This is a process to allow testing of a component where the packaging was not intended for mounting on the PCB that mounting will occur.  Typically the PCB was intended for a smaller package component.  Vertical height is used to compensate for lack of lateral space with component placement.</w:t>
        </w:r>
      </w:ins>
      <w:ins w:id="2" w:author="Michael Klopfer" w:date="2016-10-27T12:17:00Z">
        <w:r w:rsidR="00F30A36">
          <w:rPr>
            <w:rFonts w:eastAsia="Times New Roman" w:cs="Times New Roman"/>
            <w:color w:val="000000"/>
            <w:szCs w:val="24"/>
          </w:rPr>
          <w:t xml:space="preserve">  In this case two </w:t>
        </w:r>
        <w:proofErr w:type="spellStart"/>
        <w:r w:rsidR="00F30A36">
          <w:rPr>
            <w:rFonts w:eastAsia="Times New Roman" w:cs="Times New Roman"/>
            <w:color w:val="000000"/>
            <w:szCs w:val="24"/>
          </w:rPr>
          <w:t>opto</w:t>
        </w:r>
        <w:proofErr w:type="spellEnd"/>
        <w:r w:rsidR="00F30A36">
          <w:rPr>
            <w:rFonts w:eastAsia="Times New Roman" w:cs="Times New Roman"/>
            <w:color w:val="000000"/>
            <w:szCs w:val="24"/>
          </w:rPr>
          <w:t>-isolators are too close to be mounted properly.  Both parts are stilted to permit mounting without interference.</w:t>
        </w:r>
      </w:ins>
    </w:p>
    <w:p w:rsidR="00924A59" w:rsidRPr="00924A59" w:rsidRDefault="00924A59" w:rsidP="00924A59">
      <w:pPr>
        <w:spacing w:after="0" w:line="240" w:lineRule="auto"/>
        <w:ind w:left="1080"/>
        <w:rPr>
          <w:rFonts w:eastAsia="Times New Roman" w:cs="Times New Roman"/>
          <w:b/>
          <w:szCs w:val="24"/>
        </w:rPr>
      </w:pPr>
    </w:p>
    <w:p w:rsidR="00E310E2" w:rsidRPr="00E310E2" w:rsidRDefault="00407137" w:rsidP="00E310E2">
      <w:pPr>
        <w:pStyle w:val="ListParagraph"/>
        <w:numPr>
          <w:ilvl w:val="0"/>
          <w:numId w:val="1"/>
          <w:numberingChange w:id="3" w:author="Michael Klopfer" w:date="2016-10-27T12:12:00Z" w:original="%1:2:0:."/>
        </w:numPr>
        <w:spacing w:after="0" w:line="240" w:lineRule="auto"/>
        <w:rPr>
          <w:rFonts w:eastAsia="Times New Roman" w:cs="Times New Roman"/>
          <w:b/>
          <w:sz w:val="28"/>
          <w:szCs w:val="24"/>
        </w:rPr>
      </w:pPr>
      <w:r w:rsidRPr="00407137">
        <w:rPr>
          <w:rFonts w:eastAsia="Times New Roman" w:cs="Times New Roman"/>
          <w:b/>
          <w:noProof/>
          <w:color w:val="000000"/>
          <w:sz w:val="28"/>
          <w:szCs w:val="24"/>
        </w:rPr>
        <w:pict>
          <v:shapetype id="_x0000_t32" coordsize="21600,21600" o:spt="32" o:oned="t" path="m0,0l21600,21600e" filled="f">
            <v:path arrowok="t" fillok="f" o:connecttype="none"/>
            <o:lock v:ext="edit" shapetype="t"/>
          </v:shapetype>
          <v:shape id="Straight Arrow Connector 7" o:spid="_x0000_s1026" type="#_x0000_t32" style="position:absolute;left:0;text-align:left;margin-left:452pt;margin-top:19.75pt;width:38pt;height:121.3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" strokecolor="red" strokeweight=".5pt">
            <v:stroke endarrow="block" joinstyle="miter"/>
          </v:shape>
        </w:pict>
      </w:r>
      <w:r w:rsidRPr="00407137">
        <w:rPr>
          <w:rFonts w:eastAsia="Times New Roman" w:cs="Times New Roman"/>
          <w:b/>
          <w:noProof/>
          <w:color w:val="000000"/>
          <w:sz w:val="28"/>
          <w:szCs w:val="24"/>
        </w:rPr>
        <w:pict>
          <v:shape id="Straight Arrow Connector 6" o:spid="_x0000_s1033" type="#_x0000_t32" style="position:absolute;left:0;text-align:left;margin-left:416.5pt;margin-top:22.05pt;width:36.5pt;height:98.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" strokecolor="red" strokeweight=".5pt">
            <v:stroke endarrow="block" joinstyle="miter"/>
          </v:shape>
        </w:pict>
      </w:r>
      <w:r w:rsidRPr="00407137">
        <w:rPr>
          <w:rFonts w:eastAsia="Times New Roman" w:cs="Times New Roman"/>
          <w:b/>
          <w:noProof/>
          <w:szCs w:val="24"/>
        </w:rPr>
        <w:pict>
          <v:shapetype id="_x0000_t202" coordsize="21600,21600" o:spt="202" path="m0,0l0,21600,21600,21600,21600,0xe">
            <v:stroke joinstyle="miter"/>
            <v:path gradientshapeok="t" o:connecttype="rect"/>
          </v:shapetype>
          <v:shape id="Text Box 2" o:spid="_x0000_s1032" type="#_x0000_t202" style="position:absolute;left:0;text-align:left;margin-left:512.7pt;margin-top:.4pt;width:76.9pt;height:21.8pt;z-index:25165823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" filled="f" strokecolor="white [3212]">
            <v:textbox>
              <w:txbxContent>
                <w:p w:rsidR="00D22813" w:rsidRDefault="00D22813">
                  <w:r>
                    <w:t xml:space="preserve">U5 </w:t>
                  </w:r>
                  <w:r>
                    <w:tab/>
                    <w:t>U6</w:t>
                  </w:r>
                </w:p>
              </w:txbxContent>
            </v:textbox>
            <w10:wrap type="square" anchorx="page"/>
          </v:shape>
        </w:pict>
      </w:r>
      <w:r w:rsidR="00E310E2" w:rsidRPr="00E310E2">
        <w:rPr>
          <w:rFonts w:eastAsia="Times New Roman" w:cs="Times New Roman"/>
          <w:b/>
          <w:color w:val="000000"/>
          <w:sz w:val="28"/>
          <w:szCs w:val="24"/>
        </w:rPr>
        <w:t>Why so you need to stilt?</w:t>
      </w:r>
    </w:p>
    <w:p w:rsidR="00B1122B" w:rsidRDefault="00B1122B" w:rsidP="00924A59">
      <w:pPr>
        <w:pStyle w:val="ListParagraph"/>
        <w:spacing w:after="0" w:line="240" w:lineRule="auto"/>
        <w:ind w:left="1440"/>
        <w:rPr>
          <w:rFonts w:eastAsia="Times New Roman" w:cs="Times New Roman"/>
          <w:color w:val="000000"/>
          <w:szCs w:val="24"/>
        </w:rPr>
        <w:sectPr w:rsidR="00B1122B">
          <w:pgSz w:w="12240" w:h="15840"/>
          <w:pgMar w:top="1440" w:right="1440" w:bottom="1440" w:left="1440" w:gutter="0"/>
          <w:docGrid w:linePitch="360"/>
        </w:sectPr>
      </w:pPr>
    </w:p>
    <w:p w:rsidR="00924A59" w:rsidRDefault="00E310E2" w:rsidP="00605906">
      <w:pPr>
        <w:pStyle w:val="ListParagraph"/>
        <w:spacing w:after="0" w:line="240" w:lineRule="auto"/>
        <w:ind w:left="1440"/>
        <w:jc w:val="both"/>
        <w:rPr>
          <w:rFonts w:eastAsia="Times New Roman" w:cs="Times New Roman"/>
          <w:color w:val="000000"/>
          <w:szCs w:val="24"/>
        </w:rPr>
      </w:pPr>
      <w:r w:rsidRPr="00E310E2">
        <w:rPr>
          <w:rFonts w:eastAsia="Times New Roman" w:cs="Times New Roman"/>
          <w:color w:val="000000"/>
          <w:szCs w:val="24"/>
        </w:rPr>
        <w:t xml:space="preserve">When applying components to a </w:t>
      </w:r>
      <w:r w:rsidR="00D22813">
        <w:rPr>
          <w:rFonts w:eastAsia="Times New Roman" w:cs="Times New Roman"/>
          <w:color w:val="000000"/>
          <w:szCs w:val="24"/>
        </w:rPr>
        <w:t>printed circuit board (</w:t>
      </w:r>
      <w:r w:rsidRPr="00E310E2">
        <w:rPr>
          <w:rFonts w:eastAsia="Times New Roman" w:cs="Times New Roman"/>
          <w:color w:val="000000"/>
          <w:szCs w:val="24"/>
        </w:rPr>
        <w:t>PCB</w:t>
      </w:r>
      <w:r w:rsidR="00D22813">
        <w:rPr>
          <w:rFonts w:eastAsia="Times New Roman" w:cs="Times New Roman"/>
          <w:color w:val="000000"/>
          <w:szCs w:val="24"/>
        </w:rPr>
        <w:t>)</w:t>
      </w:r>
      <w:r w:rsidRPr="00E310E2">
        <w:rPr>
          <w:rFonts w:eastAsia="Times New Roman" w:cs="Times New Roman"/>
          <w:color w:val="000000"/>
          <w:szCs w:val="24"/>
        </w:rPr>
        <w:t xml:space="preserve"> you may find that there is a crowd of components in a certain area</w:t>
      </w:r>
      <w:ins w:id="4" w:author="Michael Klopfer" w:date="2016-10-27T12:15:00Z">
        <w:r w:rsidR="00F30A36">
          <w:rPr>
            <w:rFonts w:eastAsia="Times New Roman" w:cs="Times New Roman"/>
            <w:color w:val="000000"/>
            <w:szCs w:val="24"/>
          </w:rPr>
          <w:t>, resulting in component-component interference</w:t>
        </w:r>
      </w:ins>
      <w:r w:rsidRPr="00E310E2">
        <w:rPr>
          <w:rFonts w:eastAsia="Times New Roman" w:cs="Times New Roman"/>
          <w:color w:val="000000"/>
          <w:szCs w:val="24"/>
        </w:rPr>
        <w:t>. This</w:t>
      </w:r>
      <w:bookmarkStart w:id="5" w:name="_GoBack"/>
      <w:bookmarkEnd w:id="5"/>
      <w:r w:rsidRPr="00E310E2">
        <w:rPr>
          <w:rFonts w:eastAsia="Times New Roman" w:cs="Times New Roman"/>
          <w:color w:val="000000"/>
          <w:szCs w:val="24"/>
        </w:rPr>
        <w:t xml:space="preserve"> may not allow you to use the </w:t>
      </w:r>
      <w:del w:id="6" w:author="Michael Klopfer" w:date="2016-10-27T12:15:00Z">
        <w:r w:rsidRPr="00E310E2" w:rsidDel="00F30A36">
          <w:rPr>
            <w:rFonts w:eastAsia="Times New Roman" w:cs="Times New Roman"/>
            <w:color w:val="000000"/>
            <w:szCs w:val="24"/>
          </w:rPr>
          <w:delText>tradi</w:delText>
        </w:r>
        <w:r w:rsidR="00D22813" w:rsidDel="00F30A36">
          <w:rPr>
            <w:rFonts w:eastAsia="Times New Roman" w:cs="Times New Roman"/>
            <w:color w:val="000000"/>
            <w:szCs w:val="24"/>
          </w:rPr>
          <w:delText xml:space="preserve">tional </w:delText>
        </w:r>
      </w:del>
      <w:ins w:id="7" w:author="Michael Klopfer" w:date="2016-10-27T12:15:00Z">
        <w:r w:rsidR="00F30A36">
          <w:rPr>
            <w:rFonts w:eastAsia="Times New Roman" w:cs="Times New Roman"/>
            <w:color w:val="000000"/>
            <w:szCs w:val="24"/>
          </w:rPr>
          <w:t>conventional</w:t>
        </w:r>
        <w:r w:rsidR="00F30A36">
          <w:rPr>
            <w:rFonts w:eastAsia="Times New Roman" w:cs="Times New Roman"/>
            <w:color w:val="000000"/>
            <w:szCs w:val="24"/>
          </w:rPr>
          <w:t xml:space="preserve"> </w:t>
        </w:r>
      </w:ins>
      <w:r w:rsidR="00D22813">
        <w:rPr>
          <w:rFonts w:eastAsia="Times New Roman" w:cs="Times New Roman"/>
          <w:color w:val="000000"/>
          <w:szCs w:val="24"/>
        </w:rPr>
        <w:t>methods</w:t>
      </w:r>
      <w:r w:rsidR="00B1122B">
        <w:rPr>
          <w:rFonts w:eastAsia="Times New Roman" w:cs="Times New Roman"/>
          <w:color w:val="000000"/>
          <w:szCs w:val="24"/>
        </w:rPr>
        <w:t xml:space="preserve"> of soldering or</w:t>
      </w:r>
      <w:r w:rsidRPr="00E310E2">
        <w:rPr>
          <w:rFonts w:eastAsia="Times New Roman" w:cs="Times New Roman"/>
          <w:color w:val="000000"/>
          <w:szCs w:val="24"/>
        </w:rPr>
        <w:t xml:space="preserve"> the solder</w:t>
      </w:r>
      <w:r w:rsidR="00B1122B">
        <w:rPr>
          <w:rFonts w:eastAsia="Times New Roman" w:cs="Times New Roman"/>
          <w:color w:val="000000"/>
          <w:szCs w:val="24"/>
        </w:rPr>
        <w:t>ing</w:t>
      </w:r>
      <w:r w:rsidRPr="00E310E2">
        <w:rPr>
          <w:rFonts w:eastAsia="Times New Roman" w:cs="Times New Roman"/>
          <w:color w:val="000000"/>
          <w:szCs w:val="24"/>
        </w:rPr>
        <w:t xml:space="preserve"> paste as you have intended</w:t>
      </w:r>
      <w:r w:rsidR="00B1122B">
        <w:rPr>
          <w:rFonts w:eastAsia="Times New Roman" w:cs="Times New Roman"/>
          <w:color w:val="000000"/>
          <w:szCs w:val="24"/>
        </w:rPr>
        <w:t>. As shown in the picture on the right</w:t>
      </w:r>
      <w:r w:rsidR="00D22813">
        <w:rPr>
          <w:rFonts w:eastAsia="Times New Roman" w:cs="Times New Roman"/>
          <w:color w:val="000000"/>
          <w:szCs w:val="24"/>
        </w:rPr>
        <w:t>, components U</w:t>
      </w:r>
      <w:r w:rsidRPr="00E310E2">
        <w:rPr>
          <w:rFonts w:eastAsia="Times New Roman" w:cs="Times New Roman"/>
          <w:color w:val="000000"/>
          <w:szCs w:val="24"/>
        </w:rPr>
        <w:t xml:space="preserve">6 and </w:t>
      </w:r>
      <w:r w:rsidR="00D22813">
        <w:rPr>
          <w:rFonts w:eastAsia="Times New Roman" w:cs="Times New Roman"/>
          <w:color w:val="000000"/>
          <w:szCs w:val="24"/>
        </w:rPr>
        <w:t xml:space="preserve">U5 </w:t>
      </w:r>
      <w:r w:rsidRPr="00E310E2">
        <w:rPr>
          <w:rFonts w:eastAsia="Times New Roman" w:cs="Times New Roman"/>
          <w:color w:val="000000"/>
          <w:szCs w:val="24"/>
        </w:rPr>
        <w:t>had been placed in close proximity</w:t>
      </w:r>
      <w:r w:rsidR="00D22813">
        <w:rPr>
          <w:rFonts w:eastAsia="Times New Roman" w:cs="Times New Roman"/>
          <w:color w:val="000000"/>
          <w:szCs w:val="24"/>
        </w:rPr>
        <w:t xml:space="preserve"> to one another,</w:t>
      </w:r>
      <w:r w:rsidRPr="00E310E2">
        <w:rPr>
          <w:rFonts w:eastAsia="Times New Roman" w:cs="Times New Roman"/>
          <w:color w:val="000000"/>
          <w:szCs w:val="24"/>
        </w:rPr>
        <w:t xml:space="preserve"> not allowing for either to be placed </w:t>
      </w:r>
      <w:ins w:id="8" w:author="Michael Klopfer" w:date="2016-10-27T12:14:00Z">
        <w:r w:rsidR="00F30A36">
          <w:rPr>
            <w:rFonts w:eastAsia="Times New Roman" w:cs="Times New Roman"/>
            <w:color w:val="000000"/>
            <w:szCs w:val="24"/>
          </w:rPr>
          <w:t>properly on the pads intended for connections to this component</w:t>
        </w:r>
      </w:ins>
      <w:del w:id="9" w:author="Michael Klopfer" w:date="2016-10-27T12:14:00Z">
        <w:r w:rsidRPr="00E310E2" w:rsidDel="00F30A36">
          <w:rPr>
            <w:rFonts w:eastAsia="Times New Roman" w:cs="Times New Roman"/>
            <w:color w:val="000000"/>
            <w:szCs w:val="24"/>
          </w:rPr>
          <w:delText>accurately</w:delText>
        </w:r>
      </w:del>
      <w:r w:rsidRPr="00E310E2">
        <w:rPr>
          <w:rFonts w:eastAsia="Times New Roman" w:cs="Times New Roman"/>
          <w:color w:val="000000"/>
          <w:szCs w:val="24"/>
        </w:rPr>
        <w:t xml:space="preserve">. With stilting we will be able to elevate one component (or both) allowing for proper connectivity of all </w:t>
      </w:r>
      <w:r w:rsidRPr="00924A59">
        <w:rPr>
          <w:rFonts w:eastAsia="Times New Roman" w:cs="Times New Roman"/>
          <w:color w:val="000000"/>
          <w:szCs w:val="24"/>
        </w:rPr>
        <w:t>components</w:t>
      </w:r>
      <w:r w:rsidR="00924A59">
        <w:rPr>
          <w:rFonts w:eastAsia="Times New Roman" w:cs="Times New Roman"/>
          <w:color w:val="000000"/>
          <w:szCs w:val="24"/>
        </w:rPr>
        <w:t>.</w:t>
      </w:r>
    </w:p>
    <w:p w:rsidR="00924A59" w:rsidRDefault="00924A59" w:rsidP="00924A59">
      <w:pPr>
        <w:pStyle w:val="ListParagraph"/>
        <w:spacing w:after="0" w:line="240" w:lineRule="auto"/>
        <w:ind w:left="1440"/>
        <w:rPr>
          <w:rFonts w:eastAsia="Times New Roman" w:cs="Times New Roman"/>
          <w:color w:val="000000"/>
          <w:szCs w:val="24"/>
        </w:rPr>
      </w:pPr>
    </w:p>
    <w:p w:rsidR="00924A59" w:rsidRPr="00924A59" w:rsidRDefault="00924A59" w:rsidP="00924A59">
      <w:pPr>
        <w:pStyle w:val="ListParagraph"/>
        <w:spacing w:after="0" w:line="240" w:lineRule="auto"/>
        <w:ind w:left="1440"/>
        <w:jc w:val="center"/>
        <w:rPr>
          <w:rFonts w:eastAsia="Times New Roman" w:cs="Times New Roman"/>
          <w:b/>
          <w:szCs w:val="24"/>
        </w:rPr>
      </w:pPr>
      <w:commentRangeStart w:id="10"/>
      <w:r>
        <w:rPr>
          <w:rFonts w:eastAsia="Times New Roman" w:cs="Times New Roman"/>
          <w:b/>
          <w:noProof/>
          <w:szCs w:val="24"/>
        </w:rPr>
        <w:drawing>
          <wp:inline distT="0" distB="0" distL="0" distR="0">
            <wp:extent cx="2475724" cy="244357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0-18.png"/>
                    <pic:cNvPicPr/>
                  </pic:nvPicPr>
                  <pic:blipFill rotWithShape="1">
                    <a:blip r:embed="rId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129" t="25377" r="79999" b="56305"/>
                    <a:stretch/>
                  </pic:blipFill>
                  <pic:spPr bwMode="auto">
                    <a:xfrm>
                      <a:off x="0" y="0"/>
                      <a:ext cx="2496308" cy="2463888"/>
                    </a:xfrm>
                    <a:prstGeom prst="rect">
                      <a:avLst/>
                    </a:prstGeom>
                    <a:ln>
                      <a:noFill/>
                    </a:ln>
                    <a:effectLst>
                      <a:softEdge rad="25400"/>
                    </a:effectLst>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commentRangeEnd w:id="10"/>
      <w:r w:rsidR="00F30A36">
        <w:rPr>
          <w:rStyle w:val="CommentReference"/>
          <w:vanish/>
        </w:rPr>
        <w:commentReference w:id="10"/>
      </w:r>
    </w:p>
    <w:p w:rsidR="00B1122B" w:rsidRDefault="00B1122B" w:rsidP="00924A59">
      <w:pPr>
        <w:spacing w:after="0" w:line="240" w:lineRule="auto"/>
        <w:ind w:left="1080"/>
        <w:rPr>
          <w:rFonts w:eastAsia="Times New Roman" w:cs="Times New Roman"/>
          <w:b/>
          <w:szCs w:val="24"/>
        </w:rPr>
        <w:sectPr w:rsidR="00B1122B">
          <w:type w:val="continuous"/>
          <w:pgSz w:w="12240" w:h="15840"/>
          <w:pgMar w:top="1440" w:right="1440" w:bottom="1440" w:left="1440" w:gutter="0"/>
          <w:cols w:num="2" w:space="0" w:equalWidth="0">
            <w:col w:w="4896" w:space="0"/>
            <w:col w:w="4464"/>
          </w:cols>
          <w:docGrid w:linePitch="360"/>
        </w:sectPr>
      </w:pPr>
    </w:p>
    <w:p w:rsidR="00924A59" w:rsidRPr="00924A59" w:rsidRDefault="00F30A36" w:rsidP="00924A59">
      <w:pPr>
        <w:spacing w:after="0" w:line="240" w:lineRule="auto"/>
        <w:ind w:left="1080"/>
        <w:rPr>
          <w:rFonts w:eastAsia="Times New Roman" w:cs="Times New Roman"/>
          <w:b/>
          <w:szCs w:val="24"/>
        </w:rPr>
      </w:pPr>
      <w:r w:rsidRPr="00407137">
        <w:rPr>
          <w:rFonts w:eastAsia="Times New Roman" w:cs="Times New Roman"/>
          <w:noProof/>
          <w:color w:val="000000"/>
          <w:szCs w:val="24"/>
        </w:rPr>
        <w:pict>
          <v:shape id="_x0000_s1027" type="#_x0000_t202" style="position:absolute;left:0;text-align:left;margin-left:318.2pt;margin-top:2.65pt;width:198.5pt;height:46.3pt;z-index:251662336;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">
            <v:textbox>
              <w:txbxContent>
                <w:p w:rsidR="0092246F" w:rsidRPr="00E63F67" w:rsidRDefault="00F30A36" w:rsidP="0092246F">
                  <w:pPr>
                    <w:spacing w:after="0" w:line="240" w:lineRule="auto"/>
                    <w:rPr>
                      <w:rFonts w:asciiTheme="minorHAnsi" w:hAnsiTheme="minorHAnsi" w:cstheme="minorHAnsi"/>
                      <w:sz w:val="20"/>
                    </w:rPr>
                  </w:pPr>
                  <w:ins w:id="11" w:author="Michael Klopfer" w:date="2016-10-27T12:20:00Z">
                    <w:r w:rsidRPr="00F30A36">
                      <w:rPr>
                        <w:rFonts w:asciiTheme="minorHAnsi" w:hAnsiTheme="minorHAnsi" w:cstheme="minorHAnsi"/>
                        <w:b/>
                        <w:sz w:val="20"/>
                        <w:rPrChange w:id="12" w:author="Michael Klopfer" w:date="2016-10-27T12:20:00Z">
                          <w:rPr>
                            <w:rFonts w:asciiTheme="minorHAnsi" w:hAnsiTheme="minorHAnsi" w:cstheme="minorHAnsi"/>
                            <w:sz w:val="20"/>
                          </w:rPr>
                        </w:rPrChange>
                      </w:rPr>
                      <w:t>Figure 1:</w:t>
                    </w:r>
                    <w:r>
                      <w:rPr>
                        <w:rFonts w:asciiTheme="minorHAnsi" w:hAnsiTheme="minorHAnsi" w:cstheme="minorHAnsi"/>
                        <w:sz w:val="20"/>
                      </w:rPr>
                      <w:t xml:space="preserve"> </w:t>
                    </w:r>
                  </w:ins>
                  <w:r>
                    <w:rPr>
                      <w:rFonts w:asciiTheme="minorHAnsi" w:hAnsiTheme="minorHAnsi" w:cstheme="minorHAnsi"/>
                      <w:sz w:val="20"/>
                    </w:rPr>
                    <w:t xml:space="preserve">Neither </w:t>
                  </w:r>
                  <w:proofErr w:type="gramStart"/>
                  <w:r w:rsidR="0092246F" w:rsidRPr="00E63F67">
                    <w:rPr>
                      <w:rFonts w:asciiTheme="minorHAnsi" w:hAnsiTheme="minorHAnsi" w:cstheme="minorHAnsi"/>
                      <w:sz w:val="20"/>
                    </w:rPr>
                    <w:t>U6</w:t>
                  </w:r>
                  <w:proofErr w:type="gramEnd"/>
                  <w:r w:rsidR="0092246F" w:rsidRPr="00E63F67">
                    <w:rPr>
                      <w:rFonts w:asciiTheme="minorHAnsi" w:hAnsiTheme="minorHAnsi" w:cstheme="minorHAnsi"/>
                      <w:sz w:val="20"/>
                    </w:rPr>
                    <w:t xml:space="preserve"> nor U5 are able to align with the pads on the PCB.</w:t>
                  </w:r>
                  <w:r w:rsidR="002B7C43" w:rsidRPr="00E63F67">
                    <w:rPr>
                      <w:rFonts w:asciiTheme="minorHAnsi" w:hAnsiTheme="minorHAnsi" w:cstheme="minorHAnsi"/>
                      <w:sz w:val="20"/>
                    </w:rPr>
                    <w:t xml:space="preserve"> </w:t>
                  </w:r>
                  <w:r w:rsidR="003C53AF" w:rsidRPr="00E63F67">
                    <w:rPr>
                      <w:rFonts w:asciiTheme="minorHAnsi" w:hAnsiTheme="minorHAnsi" w:cstheme="minorHAnsi"/>
                      <w:sz w:val="20"/>
                    </w:rPr>
                    <w:t>Both components have four legs.</w:t>
                  </w:r>
                </w:p>
              </w:txbxContent>
            </v:textbox>
            <w10:wrap type="square"/>
          </v:shape>
        </w:pict>
      </w:r>
    </w:p>
    <w:p w:rsidR="00E310E2" w:rsidRPr="00924A59" w:rsidRDefault="00E310E2" w:rsidP="00924A59">
      <w:pPr>
        <w:pStyle w:val="ListParagraph"/>
        <w:numPr>
          <w:ilvl w:val="0"/>
          <w:numId w:val="1"/>
          <w:numberingChange w:id="13" w:author="Michael Klopfer" w:date="2016-10-27T12:12:00Z" w:original="%1:3:0:."/>
        </w:numPr>
        <w:spacing w:after="0" w:line="240" w:lineRule="auto"/>
        <w:rPr>
          <w:rFonts w:eastAsia="Times New Roman" w:cs="Times New Roman"/>
          <w:b/>
          <w:szCs w:val="24"/>
        </w:rPr>
      </w:pPr>
      <w:r w:rsidRPr="00924A59">
        <w:rPr>
          <w:rFonts w:eastAsia="Times New Roman" w:cs="Times New Roman"/>
          <w:b/>
          <w:color w:val="000000"/>
          <w:sz w:val="28"/>
          <w:szCs w:val="28"/>
        </w:rPr>
        <w:t>How to Stilt.</w:t>
      </w:r>
    </w:p>
    <w:p w:rsidR="00924A59" w:rsidRDefault="00E310E2" w:rsidP="00924A59">
      <w:pPr>
        <w:pStyle w:val="ListParagraph"/>
        <w:spacing w:after="0" w:line="240" w:lineRule="auto"/>
        <w:ind w:left="1440"/>
        <w:rPr>
          <w:rFonts w:eastAsia="Times New Roman" w:cs="Times New Roman"/>
          <w:color w:val="000000"/>
          <w:szCs w:val="24"/>
        </w:rPr>
      </w:pPr>
      <w:r w:rsidRPr="00E310E2">
        <w:rPr>
          <w:rFonts w:eastAsia="Times New Roman" w:cs="Times New Roman"/>
          <w:color w:val="000000"/>
          <w:szCs w:val="24"/>
        </w:rPr>
        <w:t xml:space="preserve">To beginning the process of stilting you will need to make sure your component is sanitized and </w:t>
      </w:r>
      <w:r w:rsidR="0092246F">
        <w:rPr>
          <w:rFonts w:eastAsia="Times New Roman" w:cs="Times New Roman"/>
          <w:color w:val="000000"/>
          <w:szCs w:val="24"/>
        </w:rPr>
        <w:t>fully functional</w:t>
      </w:r>
      <w:r w:rsidRPr="00E310E2">
        <w:rPr>
          <w:rFonts w:eastAsia="Times New Roman" w:cs="Times New Roman"/>
          <w:color w:val="000000"/>
          <w:szCs w:val="24"/>
        </w:rPr>
        <w:t xml:space="preserve">. </w:t>
      </w:r>
    </w:p>
    <w:p w:rsidR="00924A59" w:rsidRPr="00924A59" w:rsidRDefault="00924A59" w:rsidP="00924A59">
      <w:pPr>
        <w:pStyle w:val="ListParagraph"/>
        <w:spacing w:after="0" w:line="240" w:lineRule="auto"/>
        <w:ind w:left="1440"/>
        <w:rPr>
          <w:rFonts w:eastAsia="Times New Roman" w:cs="Times New Roman"/>
          <w:b/>
          <w:szCs w:val="24"/>
        </w:rPr>
      </w:pPr>
    </w:p>
    <w:p w:rsidR="002B7C43" w:rsidRPr="002B7C43" w:rsidRDefault="00E310E2" w:rsidP="002B7C43">
      <w:pPr>
        <w:pStyle w:val="ListParagraph"/>
        <w:numPr>
          <w:ilvl w:val="1"/>
          <w:numId w:val="1"/>
          <w:numberingChange w:id="14" w:author="Michael Klopfer" w:date="2016-10-27T12:12:00Z" w:original="%2:1:2:."/>
        </w:numPr>
        <w:spacing w:after="0" w:line="240" w:lineRule="auto"/>
        <w:rPr>
          <w:rFonts w:eastAsia="Times New Roman" w:cs="Times New Roman"/>
          <w:b/>
          <w:szCs w:val="24"/>
        </w:rPr>
      </w:pPr>
      <w:r w:rsidRPr="00924A59">
        <w:rPr>
          <w:rFonts w:eastAsia="Times New Roman" w:cs="Times New Roman"/>
          <w:color w:val="000000"/>
          <w:szCs w:val="24"/>
        </w:rPr>
        <w:t>First, we will begin by apply</w:t>
      </w:r>
      <w:r w:rsidR="00B1122B">
        <w:rPr>
          <w:rFonts w:eastAsia="Times New Roman" w:cs="Times New Roman"/>
          <w:color w:val="000000"/>
          <w:szCs w:val="24"/>
        </w:rPr>
        <w:t>ing</w:t>
      </w:r>
      <w:r w:rsidR="0092246F">
        <w:rPr>
          <w:rFonts w:eastAsia="Times New Roman" w:cs="Times New Roman"/>
          <w:color w:val="000000"/>
          <w:szCs w:val="24"/>
        </w:rPr>
        <w:t xml:space="preserve"> a</w:t>
      </w:r>
      <w:r w:rsidRPr="00924A59">
        <w:rPr>
          <w:rFonts w:eastAsia="Times New Roman" w:cs="Times New Roman"/>
          <w:color w:val="000000"/>
          <w:szCs w:val="24"/>
        </w:rPr>
        <w:t xml:space="preserve"> metal </w:t>
      </w:r>
      <w:r w:rsidR="0092246F">
        <w:rPr>
          <w:rFonts w:eastAsia="Times New Roman" w:cs="Times New Roman"/>
          <w:color w:val="000000"/>
          <w:szCs w:val="24"/>
        </w:rPr>
        <w:t xml:space="preserve">stilt </w:t>
      </w:r>
      <w:r w:rsidR="002B7C43">
        <w:rPr>
          <w:rFonts w:eastAsia="Times New Roman" w:cs="Times New Roman"/>
          <w:color w:val="000000"/>
          <w:szCs w:val="24"/>
        </w:rPr>
        <w:t>to each leg</w:t>
      </w:r>
      <w:r w:rsidRPr="00924A59">
        <w:rPr>
          <w:rFonts w:eastAsia="Times New Roman" w:cs="Times New Roman"/>
          <w:color w:val="000000"/>
          <w:szCs w:val="24"/>
        </w:rPr>
        <w:t xml:space="preserve">. </w:t>
      </w:r>
      <w:del w:id="15" w:author="Michael Klopfer" w:date="2016-10-27T12:16:00Z">
        <w:r w:rsidRPr="00924A59" w:rsidDel="00F30A36">
          <w:rPr>
            <w:rFonts w:eastAsia="Times New Roman" w:cs="Times New Roman"/>
            <w:color w:val="000000"/>
            <w:szCs w:val="24"/>
          </w:rPr>
          <w:delText>The metal you are using should allow electricity to f</w:delText>
        </w:r>
        <w:r w:rsidR="002B7C43" w:rsidDel="00F30A36">
          <w:rPr>
            <w:rFonts w:eastAsia="Times New Roman" w:cs="Times New Roman"/>
            <w:color w:val="000000"/>
            <w:szCs w:val="24"/>
          </w:rPr>
          <w:delText>low to your component and</w:delText>
        </w:r>
        <w:r w:rsidRPr="00924A59" w:rsidDel="00F30A36">
          <w:rPr>
            <w:rFonts w:eastAsia="Times New Roman" w:cs="Times New Roman"/>
            <w:color w:val="000000"/>
            <w:szCs w:val="24"/>
          </w:rPr>
          <w:delText xml:space="preserve"> be malleable</w:delText>
        </w:r>
      </w:del>
      <w:ins w:id="16" w:author="Michael Klopfer" w:date="2016-10-27T12:16:00Z">
        <w:r w:rsidR="00F30A36">
          <w:rPr>
            <w:rFonts w:eastAsia="Times New Roman" w:cs="Times New Roman"/>
            <w:color w:val="000000"/>
            <w:szCs w:val="24"/>
          </w:rPr>
          <w:t>Use the cut leads from a 1/4</w:t>
        </w:r>
        <w:r w:rsidR="00F30A36" w:rsidRPr="00F30A36">
          <w:rPr>
            <w:rFonts w:eastAsia="Times New Roman" w:cs="Times New Roman"/>
            <w:color w:val="000000"/>
            <w:szCs w:val="24"/>
            <w:vertAlign w:val="superscript"/>
            <w:rPrChange w:id="17" w:author="Michael Klopfer" w:date="2016-10-27T12:16:00Z">
              <w:rPr>
                <w:rFonts w:eastAsia="Times New Roman" w:cs="Times New Roman"/>
                <w:color w:val="000000"/>
                <w:szCs w:val="24"/>
              </w:rPr>
            </w:rPrChange>
          </w:rPr>
          <w:t>th</w:t>
        </w:r>
        <w:r w:rsidR="00F30A36">
          <w:rPr>
            <w:rFonts w:eastAsia="Times New Roman" w:cs="Times New Roman"/>
            <w:color w:val="000000"/>
            <w:szCs w:val="24"/>
          </w:rPr>
          <w:t xml:space="preserve"> watt resistor as the interconnect leads</w:t>
        </w:r>
      </w:ins>
      <w:r w:rsidRPr="00924A59">
        <w:rPr>
          <w:rFonts w:eastAsia="Times New Roman" w:cs="Times New Roman"/>
          <w:color w:val="000000"/>
          <w:szCs w:val="24"/>
        </w:rPr>
        <w:t xml:space="preserve">. Having malleable </w:t>
      </w:r>
      <w:r w:rsidR="00B1122B" w:rsidRPr="00924A59">
        <w:rPr>
          <w:rFonts w:eastAsia="Times New Roman" w:cs="Times New Roman"/>
          <w:color w:val="000000"/>
          <w:szCs w:val="24"/>
        </w:rPr>
        <w:t>stilts</w:t>
      </w:r>
      <w:r w:rsidRPr="00924A59">
        <w:rPr>
          <w:rFonts w:eastAsia="Times New Roman" w:cs="Times New Roman"/>
          <w:color w:val="000000"/>
          <w:szCs w:val="24"/>
        </w:rPr>
        <w:t xml:space="preserve"> al</w:t>
      </w:r>
      <w:r w:rsidR="00B1122B">
        <w:rPr>
          <w:rFonts w:eastAsia="Times New Roman" w:cs="Times New Roman"/>
          <w:color w:val="000000"/>
          <w:szCs w:val="24"/>
        </w:rPr>
        <w:t xml:space="preserve">lows you to freely adjust your </w:t>
      </w:r>
      <w:r w:rsidRPr="00924A59">
        <w:rPr>
          <w:rFonts w:eastAsia="Times New Roman" w:cs="Times New Roman"/>
          <w:color w:val="000000"/>
          <w:szCs w:val="24"/>
        </w:rPr>
        <w:t xml:space="preserve">component for the best </w:t>
      </w:r>
      <w:del w:id="18" w:author="Michael Klopfer" w:date="2016-10-27T12:16:00Z">
        <w:r w:rsidRPr="00924A59" w:rsidDel="00F30A36">
          <w:rPr>
            <w:rFonts w:eastAsia="Times New Roman" w:cs="Times New Roman"/>
            <w:color w:val="000000"/>
            <w:szCs w:val="24"/>
          </w:rPr>
          <w:delText>placement</w:delText>
        </w:r>
      </w:del>
      <w:proofErr w:type="spellStart"/>
      <w:ins w:id="19" w:author="Michael Klopfer" w:date="2016-10-27T12:16:00Z">
        <w:r w:rsidR="00F30A36">
          <w:rPr>
            <w:rFonts w:eastAsia="Times New Roman" w:cs="Times New Roman"/>
            <w:color w:val="000000"/>
            <w:szCs w:val="24"/>
          </w:rPr>
          <w:t>allignment</w:t>
        </w:r>
        <w:proofErr w:type="spellEnd"/>
        <w:r w:rsidR="00F30A36">
          <w:rPr>
            <w:rFonts w:eastAsia="Times New Roman" w:cs="Times New Roman"/>
            <w:color w:val="000000"/>
            <w:szCs w:val="24"/>
          </w:rPr>
          <w:t xml:space="preserve"> to pads while preventing interference on the board</w:t>
        </w:r>
      </w:ins>
      <w:r w:rsidRPr="00924A59">
        <w:rPr>
          <w:rFonts w:eastAsia="Times New Roman" w:cs="Times New Roman"/>
          <w:color w:val="000000"/>
          <w:szCs w:val="24"/>
        </w:rPr>
        <w:t xml:space="preserve">. </w:t>
      </w:r>
      <w:ins w:id="20" w:author="Michael Klopfer" w:date="2016-10-27T12:16:00Z">
        <w:r w:rsidR="00F30A36">
          <w:rPr>
            <w:rFonts w:eastAsia="Times New Roman" w:cs="Times New Roman"/>
            <w:color w:val="000000"/>
            <w:szCs w:val="24"/>
          </w:rPr>
          <w:t xml:space="preserve">These legs are </w:t>
        </w:r>
      </w:ins>
      <w:ins w:id="21" w:author="Michael Klopfer" w:date="2016-10-27T12:17:00Z">
        <w:r w:rsidR="00F30A36">
          <w:rPr>
            <w:rFonts w:eastAsia="Times New Roman" w:cs="Times New Roman"/>
            <w:color w:val="000000"/>
            <w:szCs w:val="24"/>
          </w:rPr>
          <w:t xml:space="preserve">generally </w:t>
        </w:r>
      </w:ins>
      <w:ins w:id="22" w:author="Michael Klopfer" w:date="2016-10-27T12:16:00Z">
        <w:r w:rsidR="00F30A36">
          <w:rPr>
            <w:rFonts w:eastAsia="Times New Roman" w:cs="Times New Roman"/>
            <w:color w:val="000000"/>
            <w:szCs w:val="24"/>
          </w:rPr>
          <w:t xml:space="preserve">tin-clad copper </w:t>
        </w:r>
        <w:proofErr w:type="spellStart"/>
        <w:r w:rsidR="00F30A36">
          <w:rPr>
            <w:rFonts w:eastAsia="Times New Roman" w:cs="Times New Roman"/>
            <w:color w:val="000000"/>
            <w:szCs w:val="24"/>
          </w:rPr>
          <w:t>wire</w:t>
        </w:r>
        <w:proofErr w:type="spellEnd"/>
        <w:r w:rsidR="00F30A36">
          <w:rPr>
            <w:rFonts w:eastAsia="Times New Roman" w:cs="Times New Roman"/>
            <w:color w:val="000000"/>
            <w:szCs w:val="24"/>
          </w:rPr>
          <w:t xml:space="preserve">.  </w:t>
        </w:r>
      </w:ins>
      <w:del w:id="23" w:author="Michael Klopfer" w:date="2016-10-27T12:16:00Z">
        <w:r w:rsidRPr="00924A59" w:rsidDel="00F30A36">
          <w:rPr>
            <w:rFonts w:eastAsia="Times New Roman" w:cs="Times New Roman"/>
            <w:color w:val="000000"/>
            <w:szCs w:val="24"/>
          </w:rPr>
          <w:delText>In our case we used</w:delText>
        </w:r>
        <w:r w:rsidR="000F43EA" w:rsidDel="00F30A36">
          <w:rPr>
            <w:rFonts w:eastAsia="Times New Roman" w:cs="Times New Roman"/>
            <w:color w:val="000000"/>
            <w:szCs w:val="24"/>
          </w:rPr>
          <w:delText xml:space="preserve"> the through hole component legs off of resistors which is</w:delText>
        </w:r>
        <w:r w:rsidR="000F43EA" w:rsidRPr="000F43EA" w:rsidDel="00F30A36">
          <w:rPr>
            <w:rFonts w:eastAsia="Times New Roman" w:cs="Times New Roman"/>
            <w:color w:val="000000"/>
            <w:szCs w:val="24"/>
          </w:rPr>
          <w:delText xml:space="preserve"> </w:delText>
        </w:r>
        <w:r w:rsidR="000F43EA" w:rsidDel="00F30A36">
          <w:rPr>
            <w:rFonts w:eastAsia="Times New Roman" w:cs="Times New Roman"/>
            <w:color w:val="000000"/>
            <w:szCs w:val="24"/>
          </w:rPr>
          <w:delText xml:space="preserve">a </w:delText>
        </w:r>
        <w:r w:rsidR="000F43EA" w:rsidRPr="000F43EA" w:rsidDel="00F30A36">
          <w:rPr>
            <w:rFonts w:eastAsia="Times New Roman" w:cs="Times New Roman"/>
            <w:color w:val="000000"/>
            <w:szCs w:val="24"/>
          </w:rPr>
          <w:delText>ti</w:delText>
        </w:r>
        <w:r w:rsidR="000F43EA" w:rsidDel="00F30A36">
          <w:rPr>
            <w:rFonts w:eastAsia="Times New Roman" w:cs="Times New Roman"/>
            <w:color w:val="000000"/>
            <w:szCs w:val="24"/>
          </w:rPr>
          <w:delText>n plated copper-clad steel wire</w:delText>
        </w:r>
        <w:r w:rsidRPr="00924A59" w:rsidDel="00F30A36">
          <w:rPr>
            <w:rFonts w:eastAsia="Times New Roman" w:cs="Times New Roman"/>
            <w:color w:val="000000"/>
            <w:szCs w:val="24"/>
          </w:rPr>
          <w:delText xml:space="preserve">. </w:delText>
        </w:r>
      </w:del>
      <w:r w:rsidRPr="00924A59">
        <w:rPr>
          <w:rFonts w:eastAsia="Times New Roman" w:cs="Times New Roman"/>
          <w:color w:val="000000"/>
          <w:szCs w:val="24"/>
        </w:rPr>
        <w:t xml:space="preserve">When applying the </w:t>
      </w:r>
      <w:r w:rsidR="00B1122B" w:rsidRPr="00924A59">
        <w:rPr>
          <w:rFonts w:eastAsia="Times New Roman" w:cs="Times New Roman"/>
          <w:color w:val="000000"/>
          <w:szCs w:val="24"/>
        </w:rPr>
        <w:t>metal,</w:t>
      </w:r>
      <w:r w:rsidRPr="00924A59">
        <w:rPr>
          <w:rFonts w:eastAsia="Times New Roman" w:cs="Times New Roman"/>
          <w:color w:val="000000"/>
          <w:szCs w:val="24"/>
        </w:rPr>
        <w:t xml:space="preserve"> you would like to measure how much height is needed to allow best </w:t>
      </w:r>
      <w:del w:id="24" w:author="Michael Klopfer" w:date="2016-10-27T12:17:00Z">
        <w:r w:rsidRPr="00924A59" w:rsidDel="00F30A36">
          <w:rPr>
            <w:rFonts w:eastAsia="Times New Roman" w:cs="Times New Roman"/>
            <w:color w:val="000000"/>
            <w:szCs w:val="24"/>
          </w:rPr>
          <w:delText>connectivity</w:delText>
        </w:r>
      </w:del>
      <w:proofErr w:type="spellStart"/>
      <w:ins w:id="25" w:author="Michael Klopfer" w:date="2016-10-27T12:17:00Z">
        <w:r w:rsidR="00F30A36">
          <w:rPr>
            <w:rFonts w:eastAsia="Times New Roman" w:cs="Times New Roman"/>
            <w:color w:val="000000"/>
            <w:szCs w:val="24"/>
          </w:rPr>
          <w:t>allignment</w:t>
        </w:r>
      </w:ins>
      <w:proofErr w:type="spellEnd"/>
      <w:r w:rsidRPr="00924A59">
        <w:rPr>
          <w:rFonts w:eastAsia="Times New Roman" w:cs="Times New Roman"/>
          <w:color w:val="000000"/>
          <w:szCs w:val="24"/>
        </w:rPr>
        <w:t xml:space="preserve">. In our </w:t>
      </w:r>
      <w:r w:rsidR="002B7C43" w:rsidRPr="00924A59">
        <w:rPr>
          <w:rFonts w:eastAsia="Times New Roman" w:cs="Times New Roman"/>
          <w:color w:val="000000"/>
          <w:szCs w:val="24"/>
        </w:rPr>
        <w:t>case,</w:t>
      </w:r>
      <w:r w:rsidRPr="00924A59">
        <w:rPr>
          <w:rFonts w:eastAsia="Times New Roman" w:cs="Times New Roman"/>
          <w:color w:val="000000"/>
          <w:szCs w:val="24"/>
        </w:rPr>
        <w:t xml:space="preserve"> we on</w:t>
      </w:r>
      <w:r w:rsidR="002B7C43">
        <w:rPr>
          <w:rFonts w:eastAsia="Times New Roman" w:cs="Times New Roman"/>
          <w:color w:val="000000"/>
          <w:szCs w:val="24"/>
        </w:rPr>
        <w:t>ly needed one component stilted</w:t>
      </w:r>
      <w:r w:rsidRPr="00924A59">
        <w:rPr>
          <w:rFonts w:eastAsia="Times New Roman" w:cs="Times New Roman"/>
          <w:color w:val="000000"/>
          <w:szCs w:val="24"/>
        </w:rPr>
        <w:t xml:space="preserve"> with the height bein</w:t>
      </w:r>
      <w:r w:rsidR="002B7C43">
        <w:rPr>
          <w:rFonts w:eastAsia="Times New Roman" w:cs="Times New Roman"/>
          <w:color w:val="000000"/>
          <w:szCs w:val="24"/>
        </w:rPr>
        <w:t>g more than its bordering components.</w:t>
      </w:r>
      <w:ins w:id="26" w:author="Michael Klopfer" w:date="2016-10-27T12:17:00Z">
        <w:r w:rsidR="00F30A36">
          <w:rPr>
            <w:rFonts w:eastAsia="Times New Roman" w:cs="Times New Roman"/>
            <w:color w:val="000000"/>
            <w:szCs w:val="24"/>
          </w:rPr>
          <w:t xml:space="preserve">  Make sure all legs are cut to </w:t>
        </w:r>
        <w:proofErr w:type="gramStart"/>
        <w:r w:rsidR="00F30A36">
          <w:rPr>
            <w:rFonts w:eastAsia="Times New Roman" w:cs="Times New Roman"/>
            <w:color w:val="000000"/>
            <w:szCs w:val="24"/>
          </w:rPr>
          <w:t>the</w:t>
        </w:r>
        <w:proofErr w:type="gramEnd"/>
        <w:r w:rsidR="00F30A36">
          <w:rPr>
            <w:rFonts w:eastAsia="Times New Roman" w:cs="Times New Roman"/>
            <w:color w:val="000000"/>
            <w:szCs w:val="24"/>
          </w:rPr>
          <w:t xml:space="preserve"> proper height before soldering, a final trimming will occur after soldering each leg to the part to mount.</w:t>
        </w:r>
      </w:ins>
      <w:del w:id="27" w:author="Michael Klopfer" w:date="2016-10-27T12:17:00Z">
        <w:r w:rsidRPr="00924A59" w:rsidDel="00F30A36">
          <w:rPr>
            <w:rFonts w:eastAsia="Times New Roman" w:cs="Times New Roman"/>
            <w:color w:val="000000"/>
            <w:szCs w:val="24"/>
          </w:rPr>
          <w:delText xml:space="preserve"> </w:delText>
        </w:r>
      </w:del>
    </w:p>
    <w:p w:rsidR="00924A59" w:rsidRPr="00924A59" w:rsidRDefault="00924A59" w:rsidP="00924A59">
      <w:pPr>
        <w:pStyle w:val="ListParagraph"/>
        <w:spacing w:after="0" w:line="240" w:lineRule="auto"/>
        <w:ind w:left="1440"/>
        <w:rPr>
          <w:rFonts w:eastAsia="Times New Roman" w:cs="Times New Roman"/>
          <w:b/>
          <w:szCs w:val="24"/>
        </w:rPr>
      </w:pPr>
    </w:p>
    <w:p w:rsidR="00924A59" w:rsidRPr="00924A59" w:rsidRDefault="00E310E2" w:rsidP="00E310E2">
      <w:pPr>
        <w:pStyle w:val="ListParagraph"/>
        <w:numPr>
          <w:ilvl w:val="1"/>
          <w:numId w:val="1"/>
          <w:numberingChange w:id="28" w:author="Michael Klopfer" w:date="2016-10-27T12:12:00Z" w:original="%2:2:2:."/>
        </w:numPr>
        <w:spacing w:after="0" w:line="240" w:lineRule="auto"/>
        <w:rPr>
          <w:rFonts w:eastAsia="Times New Roman" w:cs="Times New Roman"/>
          <w:b/>
          <w:szCs w:val="24"/>
        </w:rPr>
      </w:pPr>
      <w:r w:rsidRPr="00924A59">
        <w:rPr>
          <w:rFonts w:eastAsia="Times New Roman" w:cs="Times New Roman"/>
          <w:color w:val="000000"/>
          <w:szCs w:val="24"/>
        </w:rPr>
        <w:t xml:space="preserve">After you have </w:t>
      </w:r>
      <w:r w:rsidR="003C53AF" w:rsidRPr="00924A59">
        <w:rPr>
          <w:rFonts w:eastAsia="Times New Roman" w:cs="Times New Roman"/>
          <w:color w:val="000000"/>
          <w:szCs w:val="24"/>
        </w:rPr>
        <w:t xml:space="preserve">measured </w:t>
      </w:r>
      <w:r w:rsidR="003C53AF">
        <w:rPr>
          <w:rFonts w:eastAsia="Times New Roman" w:cs="Times New Roman"/>
          <w:color w:val="000000"/>
          <w:szCs w:val="24"/>
        </w:rPr>
        <w:t>and trimmed</w:t>
      </w:r>
      <w:r w:rsidR="002B7C43">
        <w:rPr>
          <w:rFonts w:eastAsia="Times New Roman" w:cs="Times New Roman"/>
          <w:color w:val="000000"/>
          <w:szCs w:val="24"/>
        </w:rPr>
        <w:t xml:space="preserve"> </w:t>
      </w:r>
      <w:r w:rsidRPr="00924A59">
        <w:rPr>
          <w:rFonts w:eastAsia="Times New Roman" w:cs="Times New Roman"/>
          <w:color w:val="000000"/>
          <w:szCs w:val="24"/>
        </w:rPr>
        <w:t>all the stilts for your component</w:t>
      </w:r>
      <w:r w:rsidR="002B7C43">
        <w:rPr>
          <w:rFonts w:eastAsia="Times New Roman" w:cs="Times New Roman"/>
          <w:color w:val="000000"/>
          <w:szCs w:val="24"/>
        </w:rPr>
        <w:t>,</w:t>
      </w:r>
      <w:r w:rsidRPr="00924A59">
        <w:rPr>
          <w:rFonts w:eastAsia="Times New Roman" w:cs="Times New Roman"/>
          <w:color w:val="000000"/>
          <w:szCs w:val="24"/>
        </w:rPr>
        <w:t xml:space="preserve"> you can now solder each stilt to a corresponding leg. </w:t>
      </w:r>
      <w:ins w:id="29" w:author="Michael Klopfer" w:date="2016-10-27T12:18:00Z">
        <w:r w:rsidR="00F30A36">
          <w:rPr>
            <w:rFonts w:eastAsia="Times New Roman" w:cs="Times New Roman"/>
            <w:color w:val="000000"/>
            <w:szCs w:val="24"/>
          </w:rPr>
          <w:t xml:space="preserve">Use tweezers to hold part when soldering to prevent burs.  Tin both the component and the wire before performing the joining via soldering.  </w:t>
        </w:r>
      </w:ins>
      <w:r w:rsidRPr="00924A59">
        <w:rPr>
          <w:rFonts w:eastAsia="Times New Roman" w:cs="Times New Roman"/>
          <w:color w:val="000000"/>
          <w:szCs w:val="24"/>
        </w:rPr>
        <w:t>Wh</w:t>
      </w:r>
      <w:r w:rsidR="00B1122B">
        <w:rPr>
          <w:rFonts w:eastAsia="Times New Roman" w:cs="Times New Roman"/>
          <w:color w:val="000000"/>
          <w:szCs w:val="24"/>
        </w:rPr>
        <w:t xml:space="preserve">en you </w:t>
      </w:r>
      <w:r w:rsidR="003C53AF">
        <w:rPr>
          <w:rFonts w:eastAsia="Times New Roman" w:cs="Times New Roman"/>
          <w:color w:val="000000"/>
          <w:szCs w:val="24"/>
        </w:rPr>
        <w:t>finish</w:t>
      </w:r>
      <w:r w:rsidR="00B1122B">
        <w:rPr>
          <w:rFonts w:eastAsia="Times New Roman" w:cs="Times New Roman"/>
          <w:color w:val="000000"/>
          <w:szCs w:val="24"/>
        </w:rPr>
        <w:t xml:space="preserve"> soldering check the</w:t>
      </w:r>
      <w:r w:rsidRPr="00924A59">
        <w:rPr>
          <w:rFonts w:eastAsia="Times New Roman" w:cs="Times New Roman"/>
          <w:color w:val="000000"/>
          <w:szCs w:val="24"/>
        </w:rPr>
        <w:t xml:space="preserve"> height of the stil</w:t>
      </w:r>
      <w:r w:rsidR="00B1122B">
        <w:rPr>
          <w:rFonts w:eastAsia="Times New Roman" w:cs="Times New Roman"/>
          <w:color w:val="000000"/>
          <w:szCs w:val="24"/>
        </w:rPr>
        <w:t>t</w:t>
      </w:r>
      <w:r w:rsidR="003C53AF">
        <w:rPr>
          <w:rFonts w:eastAsia="Times New Roman" w:cs="Times New Roman"/>
          <w:color w:val="000000"/>
          <w:szCs w:val="24"/>
        </w:rPr>
        <w:t>s once again, if the stilts</w:t>
      </w:r>
      <w:r w:rsidRPr="00924A59">
        <w:rPr>
          <w:rFonts w:eastAsia="Times New Roman" w:cs="Times New Roman"/>
          <w:color w:val="000000"/>
          <w:szCs w:val="24"/>
        </w:rPr>
        <w:t xml:space="preserve"> have shifted in height cut the appropriat</w:t>
      </w:r>
      <w:r w:rsidR="00B1122B">
        <w:rPr>
          <w:rFonts w:eastAsia="Times New Roman" w:cs="Times New Roman"/>
          <w:color w:val="000000"/>
          <w:szCs w:val="24"/>
        </w:rPr>
        <w:t>e amount of metal from the stilts</w:t>
      </w:r>
      <w:r w:rsidRPr="00924A59">
        <w:rPr>
          <w:rFonts w:eastAsia="Times New Roman" w:cs="Times New Roman"/>
          <w:color w:val="000000"/>
          <w:szCs w:val="24"/>
        </w:rPr>
        <w:t xml:space="preserve"> so the component can </w:t>
      </w:r>
      <w:proofErr w:type="gramStart"/>
      <w:r w:rsidRPr="00924A59">
        <w:rPr>
          <w:rFonts w:eastAsia="Times New Roman" w:cs="Times New Roman"/>
          <w:color w:val="000000"/>
          <w:szCs w:val="24"/>
        </w:rPr>
        <w:t>lay</w:t>
      </w:r>
      <w:proofErr w:type="gramEnd"/>
      <w:r w:rsidRPr="00924A59">
        <w:rPr>
          <w:rFonts w:eastAsia="Times New Roman" w:cs="Times New Roman"/>
          <w:color w:val="000000"/>
          <w:szCs w:val="24"/>
        </w:rPr>
        <w:t xml:space="preserve"> on a</w:t>
      </w:r>
      <w:r w:rsidR="003C53AF">
        <w:rPr>
          <w:rFonts w:eastAsia="Times New Roman" w:cs="Times New Roman"/>
          <w:color w:val="000000"/>
          <w:szCs w:val="24"/>
        </w:rPr>
        <w:t xml:space="preserve"> flat surface</w:t>
      </w:r>
      <w:r w:rsidR="00924A59">
        <w:rPr>
          <w:rFonts w:eastAsia="Times New Roman" w:cs="Times New Roman"/>
          <w:color w:val="000000"/>
          <w:szCs w:val="24"/>
        </w:rPr>
        <w:t>.</w:t>
      </w:r>
      <w:ins w:id="30" w:author="Michael Klopfer" w:date="2016-10-27T12:19:00Z">
        <w:r w:rsidR="00F30A36">
          <w:rPr>
            <w:rFonts w:eastAsia="Times New Roman" w:cs="Times New Roman"/>
            <w:color w:val="000000"/>
            <w:szCs w:val="24"/>
          </w:rPr>
          <w:t xml:space="preserve">  The stilts should </w:t>
        </w:r>
        <w:r w:rsidR="00F30A36">
          <w:rPr>
            <w:rFonts w:eastAsia="Times New Roman" w:cs="Times New Roman"/>
            <w:color w:val="000000"/>
            <w:szCs w:val="24"/>
          </w:rPr>
          <w:t>align</w:t>
        </w:r>
        <w:r w:rsidR="00F30A36">
          <w:rPr>
            <w:rFonts w:eastAsia="Times New Roman" w:cs="Times New Roman"/>
            <w:color w:val="000000"/>
            <w:szCs w:val="24"/>
          </w:rPr>
          <w:t xml:space="preserve"> with the pads and the component should sit flat on the stilts.  Do not mount to some pads and warp the other legs to meet remaining pads.  It is easy to tear pads off the PCB when doing this.</w:t>
        </w:r>
      </w:ins>
    </w:p>
    <w:p w:rsidR="00924A59" w:rsidRPr="00924A59" w:rsidRDefault="00924A59" w:rsidP="00924A59">
      <w:pPr>
        <w:spacing w:after="0" w:line="240" w:lineRule="auto"/>
        <w:rPr>
          <w:rFonts w:eastAsia="Times New Roman" w:cs="Times New Roman"/>
          <w:b/>
          <w:szCs w:val="24"/>
        </w:rPr>
      </w:pPr>
    </w:p>
    <w:p w:rsidR="00924A59" w:rsidRPr="00924A59" w:rsidRDefault="00E310E2" w:rsidP="00E310E2">
      <w:pPr>
        <w:pStyle w:val="ListParagraph"/>
        <w:numPr>
          <w:ilvl w:val="1"/>
          <w:numId w:val="1"/>
          <w:numberingChange w:id="31" w:author="Michael Klopfer" w:date="2016-10-27T12:12:00Z" w:original="%2:3:2:."/>
        </w:numPr>
        <w:spacing w:after="0" w:line="240" w:lineRule="auto"/>
        <w:rPr>
          <w:rFonts w:eastAsia="Times New Roman" w:cs="Times New Roman"/>
          <w:b/>
          <w:szCs w:val="24"/>
        </w:rPr>
      </w:pPr>
      <w:r w:rsidRPr="00924A59">
        <w:rPr>
          <w:rFonts w:eastAsia="Times New Roman" w:cs="Times New Roman"/>
          <w:color w:val="000000"/>
          <w:szCs w:val="24"/>
        </w:rPr>
        <w:t>Next you would like to position you</w:t>
      </w:r>
      <w:r w:rsidR="00B1122B">
        <w:rPr>
          <w:rFonts w:eastAsia="Times New Roman" w:cs="Times New Roman"/>
          <w:color w:val="000000"/>
          <w:szCs w:val="24"/>
        </w:rPr>
        <w:t>r</w:t>
      </w:r>
      <w:r w:rsidR="003C53AF">
        <w:rPr>
          <w:rFonts w:eastAsia="Times New Roman" w:cs="Times New Roman"/>
          <w:color w:val="000000"/>
          <w:szCs w:val="24"/>
        </w:rPr>
        <w:t xml:space="preserve"> component on your PCB</w:t>
      </w:r>
      <w:r w:rsidRPr="00924A59">
        <w:rPr>
          <w:rFonts w:eastAsia="Times New Roman" w:cs="Times New Roman"/>
          <w:color w:val="000000"/>
          <w:szCs w:val="24"/>
        </w:rPr>
        <w:t xml:space="preserve"> ensuring t</w:t>
      </w:r>
      <w:r w:rsidR="003C53AF">
        <w:rPr>
          <w:rFonts w:eastAsia="Times New Roman" w:cs="Times New Roman"/>
          <w:color w:val="000000"/>
          <w:szCs w:val="24"/>
        </w:rPr>
        <w:t>hat all stilts are placed</w:t>
      </w:r>
      <w:r w:rsidRPr="00924A59">
        <w:rPr>
          <w:rFonts w:eastAsia="Times New Roman" w:cs="Times New Roman"/>
          <w:color w:val="000000"/>
          <w:szCs w:val="24"/>
        </w:rPr>
        <w:t xml:space="preserve"> on top of the corresponding solder pads. Soldering the stilt to the board will be a bit challenging. You </w:t>
      </w:r>
      <w:r w:rsidR="003C53AF">
        <w:rPr>
          <w:rFonts w:eastAsia="Times New Roman" w:cs="Times New Roman"/>
          <w:color w:val="000000"/>
          <w:szCs w:val="24"/>
        </w:rPr>
        <w:t>will need to</w:t>
      </w:r>
      <w:r w:rsidR="00B1122B">
        <w:rPr>
          <w:rFonts w:eastAsia="Times New Roman" w:cs="Times New Roman"/>
          <w:color w:val="000000"/>
          <w:szCs w:val="24"/>
        </w:rPr>
        <w:t xml:space="preserve"> quick</w:t>
      </w:r>
      <w:r w:rsidR="003C53AF">
        <w:rPr>
          <w:rFonts w:eastAsia="Times New Roman" w:cs="Times New Roman"/>
          <w:color w:val="000000"/>
          <w:szCs w:val="24"/>
        </w:rPr>
        <w:t>ly apply</w:t>
      </w:r>
      <w:r w:rsidR="00B1122B">
        <w:rPr>
          <w:rFonts w:eastAsia="Times New Roman" w:cs="Times New Roman"/>
          <w:color w:val="000000"/>
          <w:szCs w:val="24"/>
        </w:rPr>
        <w:t xml:space="preserve"> sol</w:t>
      </w:r>
      <w:r w:rsidR="003C53AF">
        <w:rPr>
          <w:rFonts w:eastAsia="Times New Roman" w:cs="Times New Roman"/>
          <w:color w:val="000000"/>
          <w:szCs w:val="24"/>
        </w:rPr>
        <w:t>der</w:t>
      </w:r>
      <w:r w:rsidR="00B1122B">
        <w:rPr>
          <w:rFonts w:eastAsia="Times New Roman" w:cs="Times New Roman"/>
          <w:color w:val="000000"/>
          <w:szCs w:val="24"/>
        </w:rPr>
        <w:t xml:space="preserve"> each leg</w:t>
      </w:r>
      <w:r w:rsidRPr="00924A59">
        <w:rPr>
          <w:rFonts w:eastAsia="Times New Roman" w:cs="Times New Roman"/>
          <w:color w:val="000000"/>
          <w:szCs w:val="24"/>
        </w:rPr>
        <w:t xml:space="preserve">, the heat from the </w:t>
      </w:r>
      <w:r w:rsidR="003C53AF">
        <w:rPr>
          <w:rFonts w:eastAsia="Times New Roman" w:cs="Times New Roman"/>
          <w:color w:val="000000"/>
          <w:szCs w:val="24"/>
        </w:rPr>
        <w:t xml:space="preserve">solder </w:t>
      </w:r>
      <w:r w:rsidRPr="00924A59">
        <w:rPr>
          <w:rFonts w:eastAsia="Times New Roman" w:cs="Times New Roman"/>
          <w:color w:val="000000"/>
          <w:szCs w:val="24"/>
        </w:rPr>
        <w:t xml:space="preserve">iron may loosen your any </w:t>
      </w:r>
      <w:r w:rsidR="00B1122B" w:rsidRPr="00924A59">
        <w:rPr>
          <w:rFonts w:eastAsia="Times New Roman" w:cs="Times New Roman"/>
          <w:color w:val="000000"/>
          <w:szCs w:val="24"/>
        </w:rPr>
        <w:t>previous</w:t>
      </w:r>
      <w:r w:rsidRPr="00924A59">
        <w:rPr>
          <w:rFonts w:eastAsia="Times New Roman" w:cs="Times New Roman"/>
          <w:color w:val="000000"/>
          <w:szCs w:val="24"/>
        </w:rPr>
        <w:t xml:space="preserve"> soldering you have compl</w:t>
      </w:r>
      <w:r w:rsidR="003C53AF">
        <w:rPr>
          <w:rFonts w:eastAsia="Times New Roman" w:cs="Times New Roman"/>
          <w:color w:val="000000"/>
          <w:szCs w:val="24"/>
        </w:rPr>
        <w:t>eted. If this does happen</w:t>
      </w:r>
      <w:r w:rsidRPr="00924A59">
        <w:rPr>
          <w:rFonts w:eastAsia="Times New Roman" w:cs="Times New Roman"/>
          <w:color w:val="000000"/>
          <w:szCs w:val="24"/>
        </w:rPr>
        <w:t xml:space="preserve"> re</w:t>
      </w:r>
      <w:r w:rsidR="00B1122B">
        <w:rPr>
          <w:rFonts w:eastAsia="Times New Roman" w:cs="Times New Roman"/>
          <w:color w:val="000000"/>
          <w:szCs w:val="24"/>
        </w:rPr>
        <w:t>ap</w:t>
      </w:r>
      <w:r w:rsidRPr="00924A59">
        <w:rPr>
          <w:rFonts w:eastAsia="Times New Roman" w:cs="Times New Roman"/>
          <w:color w:val="000000"/>
          <w:szCs w:val="24"/>
        </w:rPr>
        <w:t xml:space="preserve">ply the loose </w:t>
      </w:r>
      <w:r w:rsidR="00B1122B" w:rsidRPr="00924A59">
        <w:rPr>
          <w:rFonts w:eastAsia="Times New Roman" w:cs="Times New Roman"/>
          <w:color w:val="000000"/>
          <w:szCs w:val="24"/>
        </w:rPr>
        <w:t>piece</w:t>
      </w:r>
      <w:r w:rsidR="00B1122B">
        <w:rPr>
          <w:rFonts w:eastAsia="Times New Roman" w:cs="Times New Roman"/>
          <w:color w:val="000000"/>
          <w:szCs w:val="24"/>
        </w:rPr>
        <w:t>(s)</w:t>
      </w:r>
      <w:r w:rsidRPr="00924A59">
        <w:rPr>
          <w:rFonts w:eastAsia="Times New Roman" w:cs="Times New Roman"/>
          <w:color w:val="000000"/>
          <w:szCs w:val="24"/>
        </w:rPr>
        <w:t xml:space="preserve"> once again. Once you </w:t>
      </w:r>
      <w:r w:rsidR="00B1122B" w:rsidRPr="00924A59">
        <w:rPr>
          <w:rFonts w:eastAsia="Times New Roman" w:cs="Times New Roman"/>
          <w:color w:val="000000"/>
          <w:szCs w:val="24"/>
        </w:rPr>
        <w:t>have</w:t>
      </w:r>
      <w:r w:rsidRPr="00924A59">
        <w:rPr>
          <w:rFonts w:eastAsia="Times New Roman" w:cs="Times New Roman"/>
          <w:color w:val="000000"/>
          <w:szCs w:val="24"/>
        </w:rPr>
        <w:t xml:space="preserve"> completed </w:t>
      </w:r>
      <w:r w:rsidR="00B1122B" w:rsidRPr="00924A59">
        <w:rPr>
          <w:rFonts w:eastAsia="Times New Roman" w:cs="Times New Roman"/>
          <w:color w:val="000000"/>
          <w:szCs w:val="24"/>
        </w:rPr>
        <w:t>applying</w:t>
      </w:r>
      <w:r w:rsidRPr="00924A59">
        <w:rPr>
          <w:rFonts w:eastAsia="Times New Roman" w:cs="Times New Roman"/>
          <w:color w:val="000000"/>
          <w:szCs w:val="24"/>
        </w:rPr>
        <w:t xml:space="preserve"> all legs you would like to </w:t>
      </w:r>
      <w:r w:rsidR="00B1122B" w:rsidRPr="00924A59">
        <w:rPr>
          <w:rFonts w:eastAsia="Times New Roman" w:cs="Times New Roman"/>
          <w:color w:val="000000"/>
          <w:szCs w:val="24"/>
        </w:rPr>
        <w:t>repeat</w:t>
      </w:r>
      <w:r w:rsidRPr="00924A59">
        <w:rPr>
          <w:rFonts w:eastAsia="Times New Roman" w:cs="Times New Roman"/>
          <w:color w:val="000000"/>
          <w:szCs w:val="24"/>
        </w:rPr>
        <w:t xml:space="preserve"> this process for </w:t>
      </w:r>
      <w:r w:rsidR="00B1122B">
        <w:rPr>
          <w:rFonts w:eastAsia="Times New Roman" w:cs="Times New Roman"/>
          <w:color w:val="000000"/>
          <w:szCs w:val="24"/>
        </w:rPr>
        <w:t>any other</w:t>
      </w:r>
      <w:r w:rsidRPr="00924A59">
        <w:rPr>
          <w:rFonts w:eastAsia="Times New Roman" w:cs="Times New Roman"/>
          <w:color w:val="000000"/>
          <w:szCs w:val="24"/>
        </w:rPr>
        <w:t xml:space="preserve"> parts you would like stilted or continue soldering </w:t>
      </w:r>
      <w:r w:rsidR="00B1122B">
        <w:rPr>
          <w:rFonts w:eastAsia="Times New Roman" w:cs="Times New Roman"/>
          <w:color w:val="000000"/>
          <w:szCs w:val="24"/>
        </w:rPr>
        <w:t xml:space="preserve">the rest of </w:t>
      </w:r>
      <w:r w:rsidRPr="00924A59">
        <w:rPr>
          <w:rFonts w:eastAsia="Times New Roman" w:cs="Times New Roman"/>
          <w:color w:val="000000"/>
          <w:szCs w:val="24"/>
        </w:rPr>
        <w:t xml:space="preserve">your other </w:t>
      </w:r>
      <w:r w:rsidR="00B1122B" w:rsidRPr="00924A59">
        <w:rPr>
          <w:rFonts w:eastAsia="Times New Roman" w:cs="Times New Roman"/>
          <w:color w:val="000000"/>
          <w:szCs w:val="24"/>
        </w:rPr>
        <w:t>components</w:t>
      </w:r>
      <w:r w:rsidRPr="00924A59">
        <w:rPr>
          <w:rFonts w:eastAsia="Times New Roman" w:cs="Times New Roman"/>
          <w:color w:val="000000"/>
          <w:szCs w:val="24"/>
        </w:rPr>
        <w:t xml:space="preserve">. </w:t>
      </w:r>
    </w:p>
    <w:p w:rsidR="00B1122B" w:rsidRDefault="00407137" w:rsidP="00924A59">
      <w:pPr>
        <w:pStyle w:val="ListParagraph"/>
        <w:spacing w:after="0" w:line="240" w:lineRule="auto"/>
        <w:ind w:left="1440"/>
        <w:rPr>
          <w:rFonts w:eastAsia="Times New Roman" w:cs="Times New Roman"/>
          <w:color w:val="000000"/>
          <w:szCs w:val="24"/>
        </w:rPr>
      </w:pPr>
      <w:r>
        <w:rPr>
          <w:rFonts w:eastAsia="Times New Roman" w:cs="Times New Roman"/>
          <w:noProof/>
          <w:color w:val="000000"/>
          <w:szCs w:val="24"/>
        </w:rPr>
        <w:pict>
          <v:shape id="Text Box 12" o:spid="_x0000_s1028" type="#_x0000_t202" style="position:absolute;left:0;text-align:left;margin-left:247.5pt;margin-top:13.8pt;width:141.5pt;height:21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" fillcolor="white [3201]" strokecolor="white [3212]" strokeweight=".5pt">
            <v:textbox>
              <w:txbxContent>
                <w:p w:rsidR="00E63F67" w:rsidRPr="00E63F67" w:rsidRDefault="00E63F67">
                  <w:pPr>
                    <w:rPr>
                      <w:rFonts w:asciiTheme="minorHAnsi" w:hAnsiTheme="minorHAnsi" w:cstheme="minorHAnsi"/>
                      <w:sz w:val="20"/>
                    </w:rPr>
                  </w:pPr>
                  <w:r w:rsidRPr="00E63F67">
                    <w:rPr>
                      <w:rFonts w:asciiTheme="minorHAnsi" w:hAnsiTheme="minorHAnsi" w:cstheme="minorHAnsi"/>
                      <w:sz w:val="20"/>
                    </w:rPr>
                    <w:t xml:space="preserve">Stilted Component </w:t>
                  </w:r>
                </w:p>
              </w:txbxContent>
            </v:textbox>
          </v:shape>
        </w:pict>
      </w:r>
    </w:p>
    <w:p w:rsidR="000D4871" w:rsidRPr="003C53AF" w:rsidRDefault="000D4871" w:rsidP="003C53AF">
      <w:pPr>
        <w:spacing w:after="0" w:line="240" w:lineRule="auto"/>
        <w:rPr>
          <w:rFonts w:eastAsia="Times New Roman" w:cs="Times New Roman"/>
          <w:color w:val="000000"/>
          <w:szCs w:val="24"/>
        </w:rPr>
      </w:pPr>
    </w:p>
    <w:p w:rsidR="00E310E2" w:rsidRPr="000D4871" w:rsidRDefault="00407137" w:rsidP="000D4871">
      <w:pPr>
        <w:pStyle w:val="ListParagraph"/>
        <w:spacing w:after="0" w:line="240" w:lineRule="auto"/>
        <w:ind w:left="1440"/>
        <w:rPr>
          <w:rFonts w:eastAsia="Times New Roman" w:cs="Times New Roman"/>
          <w:color w:val="000000"/>
          <w:szCs w:val="24"/>
        </w:rPr>
      </w:pPr>
      <w:r>
        <w:rPr>
          <w:rFonts w:eastAsia="Times New Roman" w:cs="Times New Roman"/>
          <w:noProof/>
          <w:color w:val="000000"/>
          <w:szCs w:val="24"/>
        </w:rPr>
        <w:pict>
          <v:shape id="Straight Arrow Connector 11" o:spid="_x0000_s1031" type="#_x0000_t32" style="position:absolute;left:0;text-align:left;margin-left:295pt;margin-top:2.2pt;width:61pt;height:71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" strokecolor="red" strokeweight=".5pt">
            <v:stroke endarrow="block" joinstyle="miter"/>
          </v:shape>
        </w:pict>
      </w:r>
      <w:r>
        <w:rPr>
          <w:rFonts w:eastAsia="Times New Roman" w:cs="Times New Roman"/>
          <w:noProof/>
          <w:color w:val="000000"/>
          <w:szCs w:val="24"/>
        </w:rPr>
        <w:pict>
          <v:shape id="Straight Arrow Connector 10" o:spid="_x0000_s1030" type="#_x0000_t32" style="position:absolute;left:0;text-align:left;margin-left:165pt;margin-top:1.2pt;width:120pt;height:82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" strokecolor="red" strokeweight=".5pt">
            <v:stroke endarrow="block" joinstyle="miter"/>
          </v:shape>
        </w:pict>
      </w:r>
      <w:r w:rsidR="00E310E2" w:rsidRPr="000D4871">
        <w:rPr>
          <w:rFonts w:eastAsia="Times New Roman" w:cs="Times New Roman"/>
          <w:color w:val="000000"/>
          <w:szCs w:val="24"/>
        </w:rPr>
        <w:t xml:space="preserve"> </w:t>
      </w:r>
    </w:p>
    <w:p w:rsidR="00E310E2" w:rsidRPr="00E310E2" w:rsidRDefault="004F562A" w:rsidP="00155ADA">
      <w:pPr>
        <w:spacing w:after="0" w:line="240" w:lineRule="auto"/>
        <w:ind w:left="1440" w:firstLine="720"/>
        <w:rPr>
          <w:rFonts w:eastAsia="Times New Roman" w:cs="Times New Roman"/>
          <w:szCs w:val="24"/>
        </w:rPr>
      </w:pPr>
      <w:r>
        <w:rPr>
          <w:rFonts w:eastAsia="Times New Roman" w:cs="Times New Roman"/>
          <w:szCs w:val="24"/>
        </w:rPr>
        <w:t xml:space="preserve"> </w:t>
      </w:r>
      <w:r w:rsidR="00E310E2" w:rsidRPr="00E310E2">
        <w:rPr>
          <w:rFonts w:eastAsia="Times New Roman" w:cs="Times New Roman"/>
          <w:noProof/>
          <w:color w:val="000000"/>
          <w:szCs w:val="24"/>
        </w:rPr>
        <w:drawing>
          <wp:inline distT="0" distB="0" distL="0" distR="0">
            <wp:extent cx="1310640" cy="4587240"/>
            <wp:effectExtent l="0" t="0" r="3810" b="3810"/>
            <wp:docPr id="1" name="Picture 1" descr="2016-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10-17.png"/>
                    <pic:cNvPicPr>
                      <a:picLocks noChangeAspect="1" noChangeArrowheads="1"/>
                    </pic:cNvPicPr>
                  </pic:nvPicPr>
                  <pic:blipFill rotWithShape="1">
                    <a:blip r:embed="rId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838" t="24999" r="75465" b="27084"/>
                    <a:stretch/>
                  </pic:blipFill>
                  <pic:spPr bwMode="auto">
                    <a:xfrm rot="5400000">
                      <a:off x="0" y="0"/>
                      <a:ext cx="1310640" cy="4587240"/>
                    </a:xfrm>
                    <a:prstGeom prst="rect">
                      <a:avLst/>
                    </a:prstGeom>
                    <a:noFill/>
                    <a:ln>
                      <a:noFill/>
                    </a:ln>
                    <a:effectLst>
                      <a:softEdge rad="63500"/>
                    </a:effectLst>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63414" w:rsidRPr="00E310E2" w:rsidRDefault="00407137" w:rsidP="00E310E2">
      <w:r>
        <w:rPr>
          <w:noProof/>
        </w:rPr>
        <w:pict>
          <v:shape id="_x0000_s1029" type="#_x0000_t202" style="position:absolute;margin-left:67pt;margin-top:19.1pt;width:379.5pt;height:46.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">
            <v:textbox>
              <w:txbxContent>
                <w:p w:rsidR="003C53AF" w:rsidRPr="00E63F67" w:rsidRDefault="00E63F67" w:rsidP="00E63F67">
                  <w:pPr>
                    <w:spacing w:after="0" w:line="240" w:lineRule="auto"/>
                    <w:jc w:val="both"/>
                    <w:rPr>
                      <w:rFonts w:asciiTheme="minorHAnsi" w:eastAsia="Times New Roman" w:hAnsiTheme="minorHAnsi" w:cstheme="minorHAnsi"/>
                      <w:color w:val="000000"/>
                      <w:sz w:val="20"/>
                      <w:szCs w:val="24"/>
                    </w:rPr>
                  </w:pPr>
                  <w:del w:id="32" w:author="Michael Klopfer" w:date="2016-10-27T12:20:00Z">
                    <w:r w:rsidRPr="00E63F67" w:rsidDel="00F30A36">
                      <w:rPr>
                        <w:rFonts w:asciiTheme="minorHAnsi" w:eastAsia="Times New Roman" w:hAnsiTheme="minorHAnsi" w:cstheme="minorHAnsi"/>
                        <w:color w:val="000000"/>
                        <w:sz w:val="20"/>
                        <w:szCs w:val="24"/>
                      </w:rPr>
                      <w:delText xml:space="preserve">Here </w:delText>
                    </w:r>
                  </w:del>
                  <w:ins w:id="33" w:author="Michael Klopfer" w:date="2016-10-27T12:20:00Z">
                    <w:r w:rsidR="00F30A36">
                      <w:rPr>
                        <w:rFonts w:asciiTheme="minorHAnsi" w:eastAsia="Times New Roman" w:hAnsiTheme="minorHAnsi" w:cstheme="minorHAnsi"/>
                        <w:color w:val="000000"/>
                        <w:sz w:val="20"/>
                        <w:szCs w:val="24"/>
                      </w:rPr>
                      <w:t>Figure 2: A</w:t>
                    </w:r>
                  </w:ins>
                  <w:del w:id="34" w:author="Michael Klopfer" w:date="2016-10-27T12:20:00Z">
                    <w:r w:rsidR="003C53AF" w:rsidRPr="00E63F67" w:rsidDel="00F30A36">
                      <w:rPr>
                        <w:rFonts w:asciiTheme="minorHAnsi" w:eastAsia="Times New Roman" w:hAnsiTheme="minorHAnsi" w:cstheme="minorHAnsi"/>
                        <w:color w:val="000000"/>
                        <w:sz w:val="20"/>
                        <w:szCs w:val="24"/>
                      </w:rPr>
                      <w:delText xml:space="preserve">is </w:delText>
                    </w:r>
                    <w:r w:rsidRPr="00E63F67" w:rsidDel="00F30A36">
                      <w:rPr>
                        <w:rFonts w:asciiTheme="minorHAnsi" w:eastAsia="Times New Roman" w:hAnsiTheme="minorHAnsi" w:cstheme="minorHAnsi"/>
                        <w:color w:val="000000"/>
                        <w:sz w:val="20"/>
                        <w:szCs w:val="24"/>
                      </w:rPr>
                      <w:delText>our</w:delText>
                    </w:r>
                  </w:del>
                  <w:r w:rsidRPr="00E63F67">
                    <w:rPr>
                      <w:rFonts w:asciiTheme="minorHAnsi" w:eastAsia="Times New Roman" w:hAnsiTheme="minorHAnsi" w:cstheme="minorHAnsi"/>
                      <w:color w:val="000000"/>
                      <w:sz w:val="20"/>
                      <w:szCs w:val="24"/>
                    </w:rPr>
                    <w:t xml:space="preserve"> finished PCB</w:t>
                  </w:r>
                  <w:ins w:id="35" w:author="Michael Klopfer" w:date="2016-10-27T12:20:00Z">
                    <w:r w:rsidR="00F30A36">
                      <w:rPr>
                        <w:rFonts w:asciiTheme="minorHAnsi" w:eastAsia="Times New Roman" w:hAnsiTheme="minorHAnsi" w:cstheme="minorHAnsi"/>
                        <w:color w:val="000000"/>
                        <w:sz w:val="20"/>
                        <w:szCs w:val="24"/>
                      </w:rPr>
                      <w:t xml:space="preserve"> after stilting</w:t>
                    </w:r>
                  </w:ins>
                  <w:r w:rsidR="003C53AF" w:rsidRPr="00E63F67">
                    <w:rPr>
                      <w:rFonts w:asciiTheme="minorHAnsi" w:eastAsia="Times New Roman" w:hAnsiTheme="minorHAnsi" w:cstheme="minorHAnsi"/>
                      <w:color w:val="000000"/>
                      <w:sz w:val="20"/>
                      <w:szCs w:val="24"/>
                    </w:rPr>
                    <w:t xml:space="preserve">. </w:t>
                  </w:r>
                  <w:r w:rsidR="003C53AF" w:rsidRPr="00E63F67">
                    <w:rPr>
                      <w:rFonts w:asciiTheme="minorHAnsi" w:eastAsia="Times New Roman" w:hAnsiTheme="minorHAnsi" w:cstheme="minorHAnsi"/>
                      <w:color w:val="000000"/>
                      <w:sz w:val="20"/>
                      <w:szCs w:val="24"/>
                    </w:rPr>
                    <w:t xml:space="preserve">The picture on the left is the </w:t>
                  </w:r>
                  <w:ins w:id="36" w:author="Michael Klopfer" w:date="2016-10-27T12:20:00Z">
                    <w:r w:rsidR="00F30A36">
                      <w:rPr>
                        <w:rFonts w:asciiTheme="minorHAnsi" w:eastAsia="Times New Roman" w:hAnsiTheme="minorHAnsi" w:cstheme="minorHAnsi"/>
                        <w:color w:val="000000"/>
                        <w:sz w:val="20"/>
                        <w:szCs w:val="24"/>
                      </w:rPr>
                      <w:t>top</w:t>
                    </w:r>
                  </w:ins>
                  <w:del w:id="37" w:author="Michael Klopfer" w:date="2016-10-27T12:20:00Z">
                    <w:r w:rsidR="003C53AF" w:rsidRPr="00E63F67" w:rsidDel="00F30A36">
                      <w:rPr>
                        <w:rFonts w:asciiTheme="minorHAnsi" w:eastAsia="Times New Roman" w:hAnsiTheme="minorHAnsi" w:cstheme="minorHAnsi"/>
                        <w:color w:val="000000"/>
                        <w:sz w:val="20"/>
                        <w:szCs w:val="24"/>
                      </w:rPr>
                      <w:delText>B</w:delText>
                    </w:r>
                  </w:del>
                  <w:ins w:id="38" w:author="Michael Klopfer" w:date="2016-10-27T12:21:00Z">
                    <w:r w:rsidR="00F30A36">
                      <w:rPr>
                        <w:rFonts w:asciiTheme="minorHAnsi" w:eastAsia="Times New Roman" w:hAnsiTheme="minorHAnsi" w:cstheme="minorHAnsi"/>
                        <w:color w:val="000000"/>
                        <w:sz w:val="20"/>
                        <w:szCs w:val="24"/>
                      </w:rPr>
                      <w:t xml:space="preserve"> </w:t>
                    </w:r>
                  </w:ins>
                  <w:del w:id="39" w:author="Michael Klopfer" w:date="2016-10-27T12:21:00Z">
                    <w:r w:rsidR="003C53AF" w:rsidRPr="00E63F67" w:rsidDel="00F30A36">
                      <w:rPr>
                        <w:rFonts w:asciiTheme="minorHAnsi" w:eastAsia="Times New Roman" w:hAnsiTheme="minorHAnsi" w:cstheme="minorHAnsi"/>
                        <w:color w:val="000000"/>
                        <w:sz w:val="20"/>
                        <w:szCs w:val="24"/>
                      </w:rPr>
                      <w:delText xml:space="preserve">irdseye </w:delText>
                    </w:r>
                  </w:del>
                  <w:r w:rsidR="003C53AF" w:rsidRPr="00E63F67">
                    <w:rPr>
                      <w:rFonts w:asciiTheme="minorHAnsi" w:eastAsia="Times New Roman" w:hAnsiTheme="minorHAnsi" w:cstheme="minorHAnsi"/>
                      <w:color w:val="000000"/>
                      <w:sz w:val="20"/>
                      <w:szCs w:val="24"/>
                    </w:rPr>
                    <w:t>view. The picture on the right is the side view. Here you notice the component we have stilted. It is elevated above the components in its proximity allowing for the other components to lay flat</w:t>
                  </w:r>
                  <w:r w:rsidRPr="00E63F67">
                    <w:rPr>
                      <w:rFonts w:asciiTheme="minorHAnsi" w:eastAsia="Times New Roman" w:hAnsiTheme="minorHAnsi" w:cstheme="minorHAnsi"/>
                      <w:color w:val="000000"/>
                      <w:sz w:val="20"/>
                      <w:szCs w:val="24"/>
                    </w:rPr>
                    <w:t xml:space="preserve"> on the PCB</w:t>
                  </w:r>
                  <w:r w:rsidR="003C53AF" w:rsidRPr="00E63F67">
                    <w:rPr>
                      <w:rFonts w:asciiTheme="minorHAnsi" w:eastAsia="Times New Roman" w:hAnsiTheme="minorHAnsi" w:cstheme="minorHAnsi"/>
                      <w:color w:val="000000"/>
                      <w:sz w:val="20"/>
                      <w:szCs w:val="24"/>
                    </w:rPr>
                    <w:t>.</w:t>
                  </w:r>
                </w:p>
                <w:p w:rsidR="003C53AF" w:rsidRPr="00E63F67" w:rsidRDefault="003C53AF" w:rsidP="00E63F67">
                  <w:pPr>
                    <w:jc w:val="both"/>
                    <w:rPr>
                      <w:rFonts w:asciiTheme="minorHAnsi" w:hAnsiTheme="minorHAnsi" w:cstheme="minorHAnsi"/>
                      <w:sz w:val="20"/>
                    </w:rPr>
                  </w:pPr>
                </w:p>
              </w:txbxContent>
            </v:textbox>
            <w10:wrap type="square" anchorx="margin"/>
          </v:shape>
        </w:pict>
      </w:r>
    </w:p>
    <w:sectPr w:rsidR="00A63414" w:rsidRPr="00E310E2" w:rsidSect="00B1122B">
      <w:type w:val="continuous"/>
      <w:pgSz w:w="12240" w:h="15840"/>
      <w:pgMar w:top="1440" w:right="1440" w:bottom="1440" w:left="1440" w:gutter="0"/>
      <w:docGrid w:linePitch="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Michael Klopfer" w:date="2016-10-27T12:12:00Z" w:initials="MK">
    <w:p w:rsidR="00F30A36" w:rsidRDefault="00F30A36">
      <w:pPr>
        <w:pStyle w:val="CommentText"/>
      </w:pPr>
      <w:r>
        <w:rPr>
          <w:rStyle w:val="CommentReference"/>
        </w:rPr>
        <w:annotationRef/>
      </w:r>
      <w:r>
        <w:t>Revised caption</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4030202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Light">
    <w:charset w:val="00"/>
    <w:family w:val="swiss"/>
    <w:pitch w:val="variable"/>
    <w:sig w:usb0="E0002AFF" w:usb1="C000247B" w:usb2="00000009" w:usb3="00000000" w:csb0="000001FF"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C5ED2"/>
    <w:multiLevelType w:val="hybridMultilevel"/>
    <w:tmpl w:val="5378BE22"/>
    <w:lvl w:ilvl="0" w:tplc="0409000F">
      <w:start w:val="1"/>
      <w:numFmt w:val="decimal"/>
      <w:lvlText w:val="%1."/>
      <w:lvlJc w:val="left"/>
      <w:pPr>
        <w:ind w:left="720" w:hanging="360"/>
      </w:pPr>
    </w:lvl>
    <w:lvl w:ilvl="1" w:tplc="0409001B">
      <w:start w:val="1"/>
      <w:numFmt w:val="lowerRoman"/>
      <w:lvlText w:val="%2."/>
      <w:lvlJc w:val="righ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trackRevisions/>
  <w:doNotTrackMoves/>
  <w:defaultTabStop w:val="720"/>
  <w:characterSpacingControl w:val="doNotCompress"/>
  <w:compat/>
  <w:rsids>
    <w:rsidRoot w:val="00E310E2"/>
    <w:rsid w:val="000A3629"/>
    <w:rsid w:val="000B13C8"/>
    <w:rsid w:val="000D4871"/>
    <w:rsid w:val="000F43EA"/>
    <w:rsid w:val="00155ADA"/>
    <w:rsid w:val="00283CF3"/>
    <w:rsid w:val="002B7C43"/>
    <w:rsid w:val="003C53AF"/>
    <w:rsid w:val="00407137"/>
    <w:rsid w:val="004F562A"/>
    <w:rsid w:val="00605906"/>
    <w:rsid w:val="0092246F"/>
    <w:rsid w:val="00924A59"/>
    <w:rsid w:val="00B1122B"/>
    <w:rsid w:val="00C10694"/>
    <w:rsid w:val="00D22813"/>
    <w:rsid w:val="00E310E2"/>
    <w:rsid w:val="00E63F67"/>
    <w:rsid w:val="00F30A36"/>
  </w:rsids>
  <m:mathPr>
    <m:mathFont m:val="Arial Narrow"/>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Straight Arrow Connector 7"/>
        <o:r id="V:Rule2" type="connector" idref="#Straight Arrow Connector 6"/>
        <o:r id="V:Rule3" type="connector" idref="#Straight Arrow Connector 11"/>
        <o:r id="V:Rule4" type="connector" idref="#Straight Arrow Connector 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137"/>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rmalWeb">
    <w:name w:val="Normal (Web)"/>
    <w:basedOn w:val="Normal"/>
    <w:uiPriority w:val="99"/>
    <w:semiHidden/>
    <w:unhideWhenUsed/>
    <w:rsid w:val="00E310E2"/>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E310E2"/>
    <w:pPr>
      <w:ind w:left="720"/>
      <w:contextualSpacing/>
    </w:pPr>
  </w:style>
  <w:style w:type="character" w:styleId="CommentReference">
    <w:name w:val="annotation reference"/>
    <w:basedOn w:val="DefaultParagraphFont"/>
    <w:uiPriority w:val="99"/>
    <w:semiHidden/>
    <w:unhideWhenUsed/>
    <w:rsid w:val="00F30A36"/>
    <w:rPr>
      <w:sz w:val="18"/>
      <w:szCs w:val="18"/>
    </w:rPr>
  </w:style>
  <w:style w:type="paragraph" w:styleId="CommentText">
    <w:name w:val="annotation text"/>
    <w:basedOn w:val="Normal"/>
    <w:link w:val="CommentTextChar"/>
    <w:uiPriority w:val="99"/>
    <w:semiHidden/>
    <w:unhideWhenUsed/>
    <w:rsid w:val="00F30A36"/>
    <w:pPr>
      <w:spacing w:line="240" w:lineRule="auto"/>
    </w:pPr>
    <w:rPr>
      <w:szCs w:val="24"/>
    </w:rPr>
  </w:style>
  <w:style w:type="character" w:customStyle="1" w:styleId="CommentTextChar">
    <w:name w:val="Comment Text Char"/>
    <w:basedOn w:val="DefaultParagraphFont"/>
    <w:link w:val="CommentText"/>
    <w:uiPriority w:val="99"/>
    <w:semiHidden/>
    <w:rsid w:val="00F30A36"/>
    <w:rPr>
      <w:szCs w:val="24"/>
    </w:rPr>
  </w:style>
  <w:style w:type="paragraph" w:styleId="CommentSubject">
    <w:name w:val="annotation subject"/>
    <w:basedOn w:val="CommentText"/>
    <w:next w:val="CommentText"/>
    <w:link w:val="CommentSubjectChar"/>
    <w:uiPriority w:val="99"/>
    <w:semiHidden/>
    <w:unhideWhenUsed/>
    <w:rsid w:val="00F30A36"/>
    <w:rPr>
      <w:b/>
      <w:bCs/>
      <w:sz w:val="20"/>
      <w:szCs w:val="20"/>
    </w:rPr>
  </w:style>
  <w:style w:type="character" w:customStyle="1" w:styleId="CommentSubjectChar">
    <w:name w:val="Comment Subject Char"/>
    <w:basedOn w:val="CommentTextChar"/>
    <w:link w:val="CommentSubject"/>
    <w:uiPriority w:val="99"/>
    <w:semiHidden/>
    <w:rsid w:val="00F30A36"/>
    <w:rPr>
      <w:b/>
      <w:bCs/>
      <w:sz w:val="20"/>
      <w:szCs w:val="20"/>
    </w:rPr>
  </w:style>
  <w:style w:type="paragraph" w:styleId="BalloonText">
    <w:name w:val="Balloon Text"/>
    <w:basedOn w:val="Normal"/>
    <w:link w:val="BalloonTextChar"/>
    <w:uiPriority w:val="99"/>
    <w:semiHidden/>
    <w:unhideWhenUsed/>
    <w:rsid w:val="00F30A3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30A36"/>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divs>
    <w:div w:id="1677682723">
      <w:bodyDiv w:val="1"/>
      <w:marLeft w:val="0"/>
      <w:marRight w:val="0"/>
      <w:marTop w:val="0"/>
      <w:marBottom w:val="0"/>
      <w:divBdr>
        <w:top w:val="none" w:sz="0" w:space="0" w:color="auto"/>
        <w:left w:val="none" w:sz="0" w:space="0" w:color="auto"/>
        <w:bottom w:val="none" w:sz="0" w:space="0" w:color="auto"/>
        <w:right w:val="none" w:sz="0" w:space="0" w:color="auto"/>
      </w:divBdr>
    </w:div>
    <w:div w:id="175277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comments" Target="comments.xml"/><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a="http://schemas.openxmlformats.org/drawingml/2006/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526</Words>
  <Characters>2999</Characters>
  <Application>Microsoft Macintosh Word</Application>
  <DocSecurity>0</DocSecurity>
  <Lines>24</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Jazmin Villegas</dc:creator>
  <cp:keywords/>
  <dc:description/>
  <cp:lastModifiedBy>Michael Klopfer</cp:lastModifiedBy>
  <cp:revision>2</cp:revision>
  <dcterms:created xsi:type="dcterms:W3CDTF">2016-10-27T19:21:00Z</dcterms:created>
  <dcterms:modified xsi:type="dcterms:W3CDTF">2016-10-27T19:21:00Z</dcterms:modified>
</cp:coreProperties>
</file>